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848144876"/>
        <w:docPartObj>
          <w:docPartGallery w:val="Cover Pages"/>
          <w:docPartUnique/>
        </w:docPartObj>
      </w:sdtPr>
      <w:sdtEndPr>
        <w:rPr>
          <w:rFonts w:ascii="FangSong" w:eastAsia="FangSong" w:hAnsi="FangSong"/>
          <w:sz w:val="24"/>
        </w:rPr>
      </w:sdtEndPr>
      <w:sdtContent>
        <w:p w14:paraId="01C10A0D" w14:textId="4B732E2F" w:rsidR="00502AD0" w:rsidRDefault="00605323">
          <w:r w:rsidRPr="00E76CD5">
            <w:rPr>
              <w:rFonts w:ascii="FangSong" w:eastAsia="FangSong" w:hAnsi="FangSong" w:hint="eastAsia"/>
              <w:noProof/>
              <w:sz w:val="24"/>
              <w:lang w:val="en-US"/>
            </w:rPr>
            <w:drawing>
              <wp:anchor distT="0" distB="0" distL="114300" distR="114300" simplePos="0" relativeHeight="251614720" behindDoc="1" locked="0" layoutInCell="1" allowOverlap="1" wp14:anchorId="299E6796" wp14:editId="50217F5C">
                <wp:simplePos x="0" y="0"/>
                <wp:positionH relativeFrom="column">
                  <wp:posOffset>-2012082</wp:posOffset>
                </wp:positionH>
                <wp:positionV relativeFrom="paragraph">
                  <wp:posOffset>-906774</wp:posOffset>
                </wp:positionV>
                <wp:extent cx="9272270" cy="6664325"/>
                <wp:effectExtent l="0" t="0" r="0" b="0"/>
                <wp:wrapNone/>
                <wp:docPr id="1496749439" name="图片 4" descr="黑暗中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49439" name="图片 4" descr="黑暗中的标志&#10;&#10;中度可信度描述已自动生成"/>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9272270" cy="666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AD0">
            <w:rPr>
              <w:noProof/>
            </w:rPr>
            <mc:AlternateContent>
              <mc:Choice Requires="wpg">
                <w:drawing>
                  <wp:anchor distT="0" distB="0" distL="114300" distR="114300" simplePos="0" relativeHeight="251594240" behindDoc="0" locked="0" layoutInCell="1" allowOverlap="1" wp14:anchorId="65AB4859" wp14:editId="188071FA">
                    <wp:simplePos x="0" y="0"/>
                    <wp:positionH relativeFrom="page">
                      <wp:posOffset>-18661</wp:posOffset>
                    </wp:positionH>
                    <wp:positionV relativeFrom="page">
                      <wp:posOffset>9331</wp:posOffset>
                    </wp:positionV>
                    <wp:extent cx="7567126" cy="1296955"/>
                    <wp:effectExtent l="0" t="0" r="0" b="0"/>
                    <wp:wrapNone/>
                    <wp:docPr id="149" name="组 149"/>
                    <wp:cNvGraphicFramePr/>
                    <a:graphic xmlns:a="http://schemas.openxmlformats.org/drawingml/2006/main">
                      <a:graphicData uri="http://schemas.microsoft.com/office/word/2010/wordprocessingGroup">
                        <wpg:wgp>
                          <wpg:cNvGrpSpPr/>
                          <wpg:grpSpPr>
                            <a:xfrm>
                              <a:off x="0" y="0"/>
                              <a:ext cx="7567126" cy="1296955"/>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7A210CFD" id="组 149" o:spid="_x0000_s1026" style="position:absolute;margin-left:-1.45pt;margin-top:.75pt;width:595.85pt;height:102.1pt;z-index:2515942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f81b02 [3204]" stroked="f" strokeweight="1.25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4" o:title="" recolor="t" rotate="t" type="frame"/>
                    </v:rect>
                    <w10:wrap anchorx="page" anchory="page"/>
                  </v:group>
                </w:pict>
              </mc:Fallback>
            </mc:AlternateContent>
          </w:r>
        </w:p>
        <w:p w14:paraId="3CF8A8C7" w14:textId="2B5C0805" w:rsidR="00E76CD5" w:rsidRPr="00E76CD5" w:rsidRDefault="00E76CD5" w:rsidP="00E76CD5">
          <w:pPr>
            <w:widowControl/>
            <w:rPr>
              <w:rFonts w:ascii="FangSong" w:eastAsia="FangSong" w:hAnsi="FangSong"/>
              <w:sz w:val="24"/>
              <w:lang w:val="en-US"/>
            </w:rPr>
          </w:pPr>
        </w:p>
        <w:p w14:paraId="3C3818FD" w14:textId="7E9AB68F" w:rsidR="007C154C" w:rsidRDefault="007C154C">
          <w:pPr>
            <w:widowControl/>
            <w:rPr>
              <w:color w:val="F81B02" w:themeColor="accent1"/>
              <w:sz w:val="64"/>
              <w:szCs w:val="64"/>
            </w:rPr>
          </w:pPr>
        </w:p>
        <w:p w14:paraId="7AFF1A16" w14:textId="77777777" w:rsidR="007C154C" w:rsidRDefault="007C154C">
          <w:pPr>
            <w:widowControl/>
            <w:rPr>
              <w:color w:val="F81B02" w:themeColor="accent1"/>
              <w:sz w:val="64"/>
              <w:szCs w:val="64"/>
            </w:rPr>
          </w:pPr>
        </w:p>
        <w:p w14:paraId="295AFAC6" w14:textId="77777777" w:rsidR="007C154C" w:rsidRDefault="007C154C">
          <w:pPr>
            <w:widowControl/>
            <w:rPr>
              <w:color w:val="F81B02" w:themeColor="accent1"/>
              <w:sz w:val="64"/>
              <w:szCs w:val="64"/>
            </w:rPr>
          </w:pPr>
        </w:p>
        <w:p w14:paraId="6E7B3EDA" w14:textId="3FC26BFE" w:rsidR="007C154C" w:rsidRDefault="007C154C">
          <w:pPr>
            <w:widowControl/>
            <w:rPr>
              <w:color w:val="F81B02" w:themeColor="accent1"/>
              <w:sz w:val="64"/>
              <w:szCs w:val="64"/>
            </w:rPr>
          </w:pPr>
        </w:p>
        <w:p w14:paraId="3FE6C47E" w14:textId="77777777" w:rsidR="007C154C" w:rsidRDefault="007C154C">
          <w:pPr>
            <w:widowControl/>
            <w:rPr>
              <w:rFonts w:ascii="FangSong" w:eastAsia="FangSong" w:hAnsi="FangSong"/>
              <w:sz w:val="24"/>
            </w:rPr>
          </w:pPr>
        </w:p>
        <w:p w14:paraId="1C1EEB27" w14:textId="77777777" w:rsidR="007C154C" w:rsidRPr="007C154C" w:rsidRDefault="007C154C" w:rsidP="007C154C">
          <w:pPr>
            <w:rPr>
              <w:rFonts w:ascii="FangSong" w:eastAsia="FangSong" w:hAnsi="FangSong"/>
              <w:sz w:val="24"/>
            </w:rPr>
          </w:pPr>
        </w:p>
        <w:p w14:paraId="7123ACC3" w14:textId="77777777" w:rsidR="007C154C" w:rsidRPr="007C154C" w:rsidRDefault="007C154C" w:rsidP="007C154C">
          <w:pPr>
            <w:rPr>
              <w:rFonts w:ascii="FangSong" w:eastAsia="FangSong" w:hAnsi="FangSong"/>
              <w:sz w:val="24"/>
            </w:rPr>
          </w:pPr>
        </w:p>
        <w:p w14:paraId="3B244C67" w14:textId="77777777" w:rsidR="007C154C" w:rsidRPr="007C154C" w:rsidRDefault="007C154C" w:rsidP="007C154C">
          <w:pPr>
            <w:rPr>
              <w:rFonts w:ascii="FangSong" w:eastAsia="FangSong" w:hAnsi="FangSong"/>
              <w:sz w:val="24"/>
            </w:rPr>
          </w:pPr>
        </w:p>
        <w:p w14:paraId="2EB4BD82" w14:textId="6822C849" w:rsidR="007C154C" w:rsidRPr="00024AF3" w:rsidRDefault="00030C01" w:rsidP="007C154C">
          <w:pPr>
            <w:jc w:val="center"/>
            <w:rPr>
              <w:color w:val="F81B02" w:themeColor="accent1"/>
              <w:sz w:val="96"/>
              <w:szCs w:val="96"/>
              <w:lang w:val="en-US"/>
            </w:rPr>
          </w:pPr>
          <w:sdt>
            <w:sdtPr>
              <w:rPr>
                <w:rFonts w:ascii="FZYaoTi" w:eastAsia="FZYaoTi" w:hAnsi="HGSoeiKakugothicUB" w:cs="AngsanaUPC" w:hint="eastAsia"/>
                <w:b/>
                <w:bCs/>
                <w:color w:val="F81B02" w:themeColor="accent1"/>
                <w:sz w:val="96"/>
                <w:szCs w:val="96"/>
                <w:lang w:val="en-US"/>
              </w:rPr>
              <w:alias w:val="标题"/>
              <w:tag w:val=""/>
              <w:id w:val="1371423287"/>
              <w:dataBinding w:prefixMappings="xmlns:ns0='http://purl.org/dc/elements/1.1/' xmlns:ns1='http://schemas.openxmlformats.org/package/2006/metadata/core-properties' " w:xpath="/ns1:coreProperties[1]/ns0:title[1]" w:storeItemID="{6C3C8BC8-F283-45AE-878A-BAB7291924A1}"/>
              <w:text w:multiLine="1"/>
            </w:sdtPr>
            <w:sdtEndPr/>
            <w:sdtContent>
              <w:r w:rsidR="00024AF3" w:rsidRPr="00024AF3">
                <w:rPr>
                  <w:rFonts w:ascii="FZYaoTi" w:eastAsia="FZYaoTi" w:hAnsi="HGSoeiKakugothicUB" w:cs="AngsanaUPC" w:hint="eastAsia"/>
                  <w:b/>
                  <w:bCs/>
                  <w:color w:val="F81B02" w:themeColor="accent1"/>
                  <w:sz w:val="96"/>
                  <w:szCs w:val="96"/>
                  <w:lang w:val="en-US"/>
                </w:rPr>
                <w:t>FRIRENT 友租</w:t>
              </w:r>
            </w:sdtContent>
          </w:sdt>
        </w:p>
        <w:p w14:paraId="13EC335A" w14:textId="64497A33" w:rsidR="007C154C" w:rsidRPr="00C16B1D" w:rsidRDefault="00024AF3" w:rsidP="007C154C">
          <w:pPr>
            <w:jc w:val="center"/>
            <w:rPr>
              <w:rFonts w:ascii="FZYaoTi" w:eastAsia="FZYaoTi" w:hAnsi="FangSong"/>
              <w:color w:val="FF0000"/>
              <w:sz w:val="44"/>
              <w:szCs w:val="44"/>
              <w:lang w:val="en-US"/>
            </w:rPr>
          </w:pPr>
          <w:r w:rsidRPr="00C16B1D">
            <w:rPr>
              <w:rFonts w:ascii="FZYaoTi" w:eastAsia="FZYaoTi" w:hAnsi="FangSong" w:hint="eastAsia"/>
              <w:color w:val="FF0000"/>
              <w:sz w:val="44"/>
              <w:szCs w:val="44"/>
              <w:lang w:val="en-US"/>
            </w:rPr>
            <w:t>又得朋友又有租</w:t>
          </w:r>
        </w:p>
        <w:p w14:paraId="6C10CACA" w14:textId="77777777" w:rsidR="007C154C" w:rsidRDefault="007C154C" w:rsidP="007C154C">
          <w:pPr>
            <w:rPr>
              <w:rFonts w:ascii="FangSong" w:eastAsia="FangSong" w:hAnsi="FangSong"/>
              <w:sz w:val="24"/>
              <w:lang w:val="en-US"/>
            </w:rPr>
          </w:pPr>
        </w:p>
        <w:p w14:paraId="00FECF67" w14:textId="77777777" w:rsidR="00D06E2A" w:rsidRDefault="00D06E2A" w:rsidP="007C154C">
          <w:pPr>
            <w:rPr>
              <w:rFonts w:ascii="FangSong" w:eastAsia="FangSong" w:hAnsi="FangSong"/>
              <w:sz w:val="24"/>
              <w:lang w:val="en-US"/>
            </w:rPr>
          </w:pPr>
        </w:p>
        <w:p w14:paraId="79E3DD86" w14:textId="77777777" w:rsidR="00D06E2A" w:rsidRPr="009F5B10" w:rsidRDefault="00D06E2A" w:rsidP="007C154C">
          <w:pPr>
            <w:rPr>
              <w:rFonts w:ascii="FangSong" w:eastAsia="FangSong" w:hAnsi="FangSong"/>
              <w:sz w:val="24"/>
              <w:lang w:val="en-US"/>
            </w:rPr>
          </w:pPr>
        </w:p>
        <w:sdt>
          <w:sdtPr>
            <w:rPr>
              <w:rFonts w:ascii="FangSong" w:eastAsia="FangSong" w:hAnsi="FangSong" w:hint="eastAsia"/>
              <w:b/>
              <w:bCs/>
              <w:smallCaps/>
              <w:color w:val="404040" w:themeColor="text1" w:themeTint="BF"/>
              <w:sz w:val="36"/>
              <w:szCs w:val="36"/>
            </w:rPr>
            <w:alias w:val="副标题"/>
            <w:tag w:val=""/>
            <w:id w:val="2108606741"/>
            <w:dataBinding w:prefixMappings="xmlns:ns0='http://purl.org/dc/elements/1.1/' xmlns:ns1='http://schemas.openxmlformats.org/package/2006/metadata/core-properties' " w:xpath="/ns1:coreProperties[1]/ns0:subject[1]" w:storeItemID="{6C3C8BC8-F283-45AE-878A-BAB7291924A1}"/>
            <w:text/>
          </w:sdtPr>
          <w:sdtEndPr/>
          <w:sdtContent>
            <w:p w14:paraId="578FD816" w14:textId="3BC2B56B" w:rsidR="007C154C" w:rsidRPr="00BA2EFE" w:rsidRDefault="00C16B1D" w:rsidP="00D06E2A">
              <w:pPr>
                <w:jc w:val="center"/>
                <w:rPr>
                  <w:rFonts w:ascii="FangSong" w:eastAsia="FangSong" w:hAnsi="FangSong"/>
                  <w:b/>
                  <w:bCs/>
                  <w:smallCaps/>
                  <w:color w:val="404040" w:themeColor="text1" w:themeTint="BF"/>
                  <w:sz w:val="36"/>
                  <w:szCs w:val="36"/>
                </w:rPr>
              </w:pPr>
              <w:r w:rsidRPr="00BA2EFE">
                <w:rPr>
                  <w:rFonts w:ascii="FangSong" w:eastAsia="FangSong" w:hAnsi="FangSong" w:hint="eastAsia"/>
                  <w:b/>
                  <w:bCs/>
                  <w:smallCaps/>
                  <w:color w:val="404040" w:themeColor="text1" w:themeTint="BF"/>
                  <w:sz w:val="36"/>
                  <w:szCs w:val="36"/>
                </w:rPr>
                <w:t>内地来港</w:t>
              </w:r>
              <w:r w:rsidR="007C154C" w:rsidRPr="00BA2EFE">
                <w:rPr>
                  <w:rFonts w:ascii="FangSong" w:eastAsia="FangSong" w:hAnsi="FangSong" w:hint="eastAsia"/>
                  <w:b/>
                  <w:bCs/>
                  <w:smallCaps/>
                  <w:color w:val="404040" w:themeColor="text1" w:themeTint="BF"/>
                  <w:sz w:val="36"/>
                  <w:szCs w:val="36"/>
                </w:rPr>
                <w:t>留学生</w:t>
              </w:r>
              <w:r w:rsidR="00CE1726">
                <w:rPr>
                  <w:rFonts w:ascii="FangSong" w:eastAsia="FangSong" w:hAnsi="FangSong" w:hint="eastAsia"/>
                  <w:b/>
                  <w:bCs/>
                  <w:smallCaps/>
                  <w:color w:val="404040" w:themeColor="text1" w:themeTint="BF"/>
                  <w:sz w:val="36"/>
                  <w:szCs w:val="36"/>
                </w:rPr>
                <w:t>新型</w:t>
              </w:r>
              <w:r w:rsidR="007C154C" w:rsidRPr="00BA2EFE">
                <w:rPr>
                  <w:rFonts w:ascii="FangSong" w:eastAsia="FangSong" w:hAnsi="FangSong" w:hint="eastAsia"/>
                  <w:b/>
                  <w:bCs/>
                  <w:smallCaps/>
                  <w:color w:val="404040" w:themeColor="text1" w:themeTint="BF"/>
                  <w:sz w:val="36"/>
                  <w:szCs w:val="36"/>
                </w:rPr>
                <w:t>租房</w:t>
              </w:r>
              <w:r w:rsidR="00D06E2A" w:rsidRPr="00BA2EFE">
                <w:rPr>
                  <w:rFonts w:ascii="FangSong" w:eastAsia="FangSong" w:hAnsi="FangSong" w:hint="eastAsia"/>
                  <w:b/>
                  <w:bCs/>
                  <w:smallCaps/>
                  <w:color w:val="404040" w:themeColor="text1" w:themeTint="BF"/>
                  <w:sz w:val="36"/>
                  <w:szCs w:val="36"/>
                </w:rPr>
                <w:t>平台</w:t>
              </w:r>
              <w:r w:rsidR="007C154C" w:rsidRPr="00BA2EFE">
                <w:rPr>
                  <w:rFonts w:ascii="FangSong" w:eastAsia="FangSong" w:hAnsi="FangSong" w:hint="eastAsia"/>
                  <w:b/>
                  <w:bCs/>
                  <w:smallCaps/>
                  <w:color w:val="404040" w:themeColor="text1" w:themeTint="BF"/>
                  <w:sz w:val="36"/>
                  <w:szCs w:val="36"/>
                </w:rPr>
                <w:t>计划书</w:t>
              </w:r>
            </w:p>
          </w:sdtContent>
        </w:sdt>
        <w:p w14:paraId="6A3C1C13" w14:textId="2869862C" w:rsidR="007C154C" w:rsidRDefault="007C154C" w:rsidP="1E7B8D25">
          <w:pPr>
            <w:widowControl/>
            <w:jc w:val="center"/>
            <w:rPr>
              <w:rFonts w:ascii="FangSong" w:eastAsia="FangSong" w:hAnsi="FangSong"/>
              <w:sz w:val="24"/>
            </w:rPr>
          </w:pPr>
        </w:p>
        <w:p w14:paraId="21C6268D" w14:textId="18994703" w:rsidR="007C154C" w:rsidRDefault="007C154C" w:rsidP="6364089B">
          <w:pPr>
            <w:widowControl/>
          </w:pPr>
        </w:p>
        <w:p w14:paraId="4D2BAA3D" w14:textId="6E72B11A" w:rsidR="007C154C" w:rsidRDefault="00073427" w:rsidP="65194663">
          <w:pPr>
            <w:widowControl/>
            <w:jc w:val="center"/>
          </w:pPr>
          <w:r>
            <w:rPr>
              <w:rFonts w:ascii="FangSong" w:eastAsia="FangSong" w:hAnsi="FangSong" w:hint="eastAsia"/>
              <w:sz w:val="24"/>
            </w:rPr>
            <w:lastRenderedPageBreak/>
            <w:t>目录</w:t>
          </w:r>
        </w:p>
        <w:sdt>
          <w:sdtPr>
            <w:id w:val="1411408244"/>
            <w:docPartObj>
              <w:docPartGallery w:val="Table of Contents"/>
              <w:docPartUnique/>
            </w:docPartObj>
          </w:sdtPr>
          <w:sdtEndPr/>
          <w:sdtContent>
            <w:p w14:paraId="4F129554" w14:textId="6C851F2E" w:rsidR="0094124E" w:rsidRDefault="28F5AA25">
              <w:pPr>
                <w:pStyle w:val="21"/>
                <w:tabs>
                  <w:tab w:val="right" w:leader="dot" w:pos="8296"/>
                </w:tabs>
                <w:rPr>
                  <w:noProof/>
                  <w:lang w:val="en-US"/>
                </w:rPr>
              </w:pPr>
              <w:r>
                <w:fldChar w:fldCharType="begin"/>
              </w:r>
              <w:r>
                <w:instrText>TOC \o \z \u \h</w:instrText>
              </w:r>
              <w:r>
                <w:fldChar w:fldCharType="separate"/>
              </w:r>
              <w:hyperlink w:anchor="_Toc183727702" w:history="1">
                <w:r w:rsidR="0094124E" w:rsidRPr="00F17141">
                  <w:rPr>
                    <w:rStyle w:val="af6"/>
                    <w:rFonts w:hint="eastAsia"/>
                    <w:noProof/>
                  </w:rPr>
                  <w:t xml:space="preserve">1. </w:t>
                </w:r>
                <w:r w:rsidR="0094124E" w:rsidRPr="00F17141">
                  <w:rPr>
                    <w:rStyle w:val="af6"/>
                    <w:rFonts w:hint="eastAsia"/>
                    <w:noProof/>
                  </w:rPr>
                  <w:t>前言</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_Toc183727702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16F7A2E4" w14:textId="33B8B71C" w:rsidR="0094124E" w:rsidRDefault="00030C01">
              <w:pPr>
                <w:pStyle w:val="31"/>
                <w:tabs>
                  <w:tab w:val="right" w:leader="dot" w:pos="8296"/>
                </w:tabs>
                <w:rPr>
                  <w:noProof/>
                  <w:lang w:val="en-US"/>
                </w:rPr>
              </w:pPr>
              <w:hyperlink w:anchor="_Toc183727703" w:history="1">
                <w:r w:rsidR="0094124E" w:rsidRPr="00F17141">
                  <w:rPr>
                    <w:rStyle w:val="af6"/>
                    <w:rFonts w:hint="eastAsia"/>
                    <w:noProof/>
                  </w:rPr>
                  <w:t>1.1</w:t>
                </w:r>
                <w:r w:rsidR="0094124E" w:rsidRPr="00F17141">
                  <w:rPr>
                    <w:rStyle w:val="af6"/>
                    <w:rFonts w:hint="eastAsia"/>
                    <w:noProof/>
                  </w:rPr>
                  <w:t>引言</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_Toc183727703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3530C378" w14:textId="1D6476ED" w:rsidR="0094124E" w:rsidRDefault="00030C01">
              <w:pPr>
                <w:pStyle w:val="31"/>
                <w:tabs>
                  <w:tab w:val="right" w:leader="dot" w:pos="8296"/>
                </w:tabs>
                <w:rPr>
                  <w:noProof/>
                  <w:lang w:val="en-US"/>
                </w:rPr>
              </w:pPr>
              <w:hyperlink w:anchor="_Toc183727704" w:history="1">
                <w:r w:rsidR="0094124E" w:rsidRPr="00F17141">
                  <w:rPr>
                    <w:rStyle w:val="af6"/>
                    <w:rFonts w:hint="eastAsia"/>
                    <w:noProof/>
                  </w:rPr>
                  <w:t>1.2</w:t>
                </w:r>
                <w:r w:rsidR="0094124E" w:rsidRPr="00F17141">
                  <w:rPr>
                    <w:rStyle w:val="af6"/>
                    <w:rFonts w:hint="eastAsia"/>
                    <w:noProof/>
                  </w:rPr>
                  <w:t>公司简介</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_Toc183727704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2AC7A6BD" w14:textId="375840CB" w:rsidR="0094124E" w:rsidRDefault="00030C01">
              <w:pPr>
                <w:pStyle w:val="31"/>
                <w:tabs>
                  <w:tab w:val="right" w:leader="dot" w:pos="8296"/>
                </w:tabs>
                <w:rPr>
                  <w:noProof/>
                  <w:lang w:val="en-US"/>
                </w:rPr>
              </w:pPr>
              <w:hyperlink w:anchor="_Toc183727705" w:history="1">
                <w:r w:rsidR="0094124E" w:rsidRPr="00F17141">
                  <w:rPr>
                    <w:rStyle w:val="af6"/>
                    <w:rFonts w:hint="eastAsia"/>
                    <w:noProof/>
                  </w:rPr>
                  <w:t>1.3</w:t>
                </w:r>
                <w:r w:rsidR="0094124E" w:rsidRPr="00F17141">
                  <w:rPr>
                    <w:rStyle w:val="af6"/>
                    <w:rFonts w:hint="eastAsia"/>
                    <w:noProof/>
                  </w:rPr>
                  <w:t>创业动机</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_Toc183727705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485479D3" w14:textId="5277A8FE" w:rsidR="0094124E" w:rsidRDefault="00030C01">
              <w:pPr>
                <w:pStyle w:val="31"/>
                <w:tabs>
                  <w:tab w:val="right" w:leader="dot" w:pos="8296"/>
                </w:tabs>
                <w:rPr>
                  <w:noProof/>
                  <w:lang w:val="en-US"/>
                </w:rPr>
              </w:pPr>
              <w:hyperlink w:anchor="_Toc183727706" w:history="1">
                <w:r w:rsidR="0094124E" w:rsidRPr="00F17141">
                  <w:rPr>
                    <w:rStyle w:val="af6"/>
                    <w:rFonts w:hint="eastAsia"/>
                    <w:noProof/>
                  </w:rPr>
                  <w:t>1.4</w:t>
                </w:r>
                <w:r w:rsidR="0094124E" w:rsidRPr="00F17141">
                  <w:rPr>
                    <w:rStyle w:val="af6"/>
                    <w:rFonts w:hint="eastAsia"/>
                    <w:noProof/>
                  </w:rPr>
                  <w:t>团队介绍</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_Toc183727706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6BD27355" w14:textId="3B7D5A50" w:rsidR="0094124E" w:rsidRDefault="00030C01">
              <w:pPr>
                <w:pStyle w:val="31"/>
                <w:tabs>
                  <w:tab w:val="right" w:leader="dot" w:pos="8296"/>
                </w:tabs>
                <w:rPr>
                  <w:noProof/>
                  <w:lang w:val="en-US"/>
                </w:rPr>
              </w:pPr>
              <w:hyperlink w:anchor="_Toc183727707" w:history="1">
                <w:r w:rsidR="0094124E" w:rsidRPr="00F17141">
                  <w:rPr>
                    <w:rStyle w:val="af6"/>
                    <w:rFonts w:hint="eastAsia"/>
                    <w:noProof/>
                  </w:rPr>
                  <w:t>1.5</w:t>
                </w:r>
                <w:r w:rsidR="0094124E" w:rsidRPr="00F17141">
                  <w:rPr>
                    <w:rStyle w:val="af6"/>
                    <w:rFonts w:hint="eastAsia"/>
                    <w:noProof/>
                  </w:rPr>
                  <w:t>阶段目标</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_Toc183727707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4</w:t>
                </w:r>
                <w:r w:rsidR="0094124E">
                  <w:rPr>
                    <w:rFonts w:hint="eastAsia"/>
                    <w:noProof/>
                    <w:webHidden/>
                  </w:rPr>
                  <w:fldChar w:fldCharType="end"/>
                </w:r>
              </w:hyperlink>
            </w:p>
            <w:p w14:paraId="039F825D" w14:textId="2062BA8D" w:rsidR="0094124E" w:rsidRDefault="00030C01">
              <w:pPr>
                <w:pStyle w:val="41"/>
                <w:tabs>
                  <w:tab w:val="right" w:leader="dot" w:pos="8296"/>
                </w:tabs>
                <w:rPr>
                  <w:noProof/>
                  <w:lang w:val="en-US"/>
                </w:rPr>
              </w:pPr>
              <w:hyperlink w:anchor="_Toc183727708" w:history="1">
                <w:r w:rsidR="0094124E" w:rsidRPr="00F17141">
                  <w:rPr>
                    <w:rStyle w:val="af6"/>
                    <w:rFonts w:hint="eastAsia"/>
                    <w:noProof/>
                  </w:rPr>
                  <w:t>1.5.1</w:t>
                </w:r>
                <w:r w:rsidR="0094124E" w:rsidRPr="00F17141">
                  <w:rPr>
                    <w:rStyle w:val="af6"/>
                    <w:rFonts w:hint="eastAsia"/>
                    <w:noProof/>
                  </w:rPr>
                  <w:t>短期目标</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_Toc183727708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4</w:t>
                </w:r>
                <w:r w:rsidR="0094124E">
                  <w:rPr>
                    <w:rFonts w:hint="eastAsia"/>
                    <w:noProof/>
                    <w:webHidden/>
                  </w:rPr>
                  <w:fldChar w:fldCharType="end"/>
                </w:r>
              </w:hyperlink>
            </w:p>
            <w:p w14:paraId="1958CE47" w14:textId="087E4BF0" w:rsidR="0094124E" w:rsidRDefault="00030C01">
              <w:pPr>
                <w:pStyle w:val="41"/>
                <w:tabs>
                  <w:tab w:val="right" w:leader="dot" w:pos="8296"/>
                </w:tabs>
                <w:rPr>
                  <w:noProof/>
                  <w:lang w:val="en-US"/>
                </w:rPr>
              </w:pPr>
              <w:hyperlink w:anchor="_Toc183727709" w:history="1">
                <w:r w:rsidR="0094124E" w:rsidRPr="00F17141">
                  <w:rPr>
                    <w:rStyle w:val="af6"/>
                    <w:rFonts w:hint="eastAsia"/>
                    <w:noProof/>
                  </w:rPr>
                  <w:t>1.5.2</w:t>
                </w:r>
                <w:r w:rsidR="0094124E" w:rsidRPr="00F17141">
                  <w:rPr>
                    <w:rStyle w:val="af6"/>
                    <w:rFonts w:hint="eastAsia"/>
                    <w:noProof/>
                  </w:rPr>
                  <w:t>长期目标</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_Toc183727709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4</w:t>
                </w:r>
                <w:r w:rsidR="0094124E">
                  <w:rPr>
                    <w:rFonts w:hint="eastAsia"/>
                    <w:noProof/>
                    <w:webHidden/>
                  </w:rPr>
                  <w:fldChar w:fldCharType="end"/>
                </w:r>
              </w:hyperlink>
            </w:p>
            <w:p w14:paraId="7EEE3EE0" w14:textId="73B033E1" w:rsidR="0094124E" w:rsidRDefault="00030C01">
              <w:pPr>
                <w:pStyle w:val="21"/>
                <w:tabs>
                  <w:tab w:val="right" w:leader="dot" w:pos="8296"/>
                </w:tabs>
                <w:rPr>
                  <w:noProof/>
                  <w:lang w:val="en-US"/>
                </w:rPr>
              </w:pPr>
              <w:hyperlink w:anchor="_Toc183727710" w:history="1">
                <w:r w:rsidR="0094124E" w:rsidRPr="00F17141">
                  <w:rPr>
                    <w:rStyle w:val="af6"/>
                    <w:rFonts w:hint="eastAsia"/>
                    <w:noProof/>
                  </w:rPr>
                  <w:t>2.</w:t>
                </w:r>
                <w:r w:rsidR="0094124E" w:rsidRPr="00F17141">
                  <w:rPr>
                    <w:rStyle w:val="af6"/>
                    <w:rFonts w:hint="eastAsia"/>
                    <w:noProof/>
                  </w:rPr>
                  <w:t>产品介绍</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_Toc183727710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14EF035A" w14:textId="7C8EF073" w:rsidR="0094124E" w:rsidRDefault="00030C01">
              <w:pPr>
                <w:pStyle w:val="31"/>
                <w:tabs>
                  <w:tab w:val="right" w:leader="dot" w:pos="8296"/>
                </w:tabs>
                <w:rPr>
                  <w:noProof/>
                  <w:lang w:val="en-US"/>
                </w:rPr>
              </w:pPr>
              <w:hyperlink w:anchor="_Toc183727711" w:history="1">
                <w:r w:rsidR="0094124E" w:rsidRPr="00F17141">
                  <w:rPr>
                    <w:rStyle w:val="af6"/>
                    <w:rFonts w:hint="eastAsia"/>
                    <w:noProof/>
                  </w:rPr>
                  <w:t>2.1</w:t>
                </w:r>
                <w:r w:rsidR="0094124E" w:rsidRPr="00F17141">
                  <w:rPr>
                    <w:rStyle w:val="af6"/>
                    <w:rFonts w:hint="eastAsia"/>
                    <w:noProof/>
                  </w:rPr>
                  <w:t>平台简介</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_Toc183727711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30603D6F" w14:textId="6D5B98D6" w:rsidR="0094124E" w:rsidRDefault="00030C01">
              <w:pPr>
                <w:pStyle w:val="41"/>
                <w:tabs>
                  <w:tab w:val="right" w:leader="dot" w:pos="8296"/>
                </w:tabs>
                <w:rPr>
                  <w:noProof/>
                  <w:lang w:val="en-US"/>
                </w:rPr>
              </w:pPr>
              <w:hyperlink w:anchor="_Toc183727712" w:history="1">
                <w:r w:rsidR="0094124E" w:rsidRPr="00F17141">
                  <w:rPr>
                    <w:rStyle w:val="af6"/>
                    <w:rFonts w:hint="eastAsia"/>
                    <w:noProof/>
                  </w:rPr>
                  <w:t>2.1.1</w:t>
                </w:r>
                <w:r w:rsidR="0094124E" w:rsidRPr="00F17141">
                  <w:rPr>
                    <w:rStyle w:val="af6"/>
                    <w:rFonts w:hint="eastAsia"/>
                    <w:noProof/>
                  </w:rPr>
                  <w:t>核心理念</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_Toc183727712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77218577" w14:textId="46F609F2" w:rsidR="0094124E" w:rsidRDefault="00030C01">
              <w:pPr>
                <w:pStyle w:val="41"/>
                <w:tabs>
                  <w:tab w:val="right" w:leader="dot" w:pos="8296"/>
                </w:tabs>
                <w:rPr>
                  <w:noProof/>
                  <w:lang w:val="en-US"/>
                </w:rPr>
              </w:pPr>
              <w:hyperlink w:anchor="_Toc183727713" w:history="1">
                <w:r w:rsidR="0094124E" w:rsidRPr="00F17141">
                  <w:rPr>
                    <w:rStyle w:val="af6"/>
                    <w:rFonts w:hint="eastAsia"/>
                    <w:noProof/>
                  </w:rPr>
                  <w:t>2.1.2</w:t>
                </w:r>
                <w:r w:rsidR="0094124E" w:rsidRPr="00F17141">
                  <w:rPr>
                    <w:rStyle w:val="af6"/>
                    <w:rFonts w:hint="eastAsia"/>
                    <w:noProof/>
                  </w:rPr>
                  <w:t>核心功能特色</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_Toc183727713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5C0A24A2" w14:textId="559E32D4" w:rsidR="0094124E" w:rsidRDefault="00030C01">
              <w:pPr>
                <w:pStyle w:val="31"/>
                <w:tabs>
                  <w:tab w:val="right" w:leader="dot" w:pos="8296"/>
                </w:tabs>
                <w:rPr>
                  <w:noProof/>
                  <w:lang w:val="en-US"/>
                </w:rPr>
              </w:pPr>
              <w:hyperlink w:anchor="_Toc183727714" w:history="1">
                <w:r w:rsidR="0094124E" w:rsidRPr="00F17141">
                  <w:rPr>
                    <w:rStyle w:val="af6"/>
                    <w:rFonts w:hint="eastAsia"/>
                    <w:noProof/>
                  </w:rPr>
                  <w:t>2.2</w:t>
                </w:r>
                <w:r w:rsidR="0094124E" w:rsidRPr="00F17141">
                  <w:rPr>
                    <w:rStyle w:val="af6"/>
                    <w:rFonts w:hint="eastAsia"/>
                    <w:noProof/>
                  </w:rPr>
                  <w:t>产品使用流程</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_Toc183727714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0C2C452E" w14:textId="2B01B7E6" w:rsidR="0094124E" w:rsidRDefault="00030C01">
              <w:pPr>
                <w:pStyle w:val="41"/>
                <w:tabs>
                  <w:tab w:val="right" w:leader="dot" w:pos="8296"/>
                </w:tabs>
                <w:rPr>
                  <w:noProof/>
                  <w:lang w:val="en-US"/>
                </w:rPr>
              </w:pPr>
              <w:hyperlink w:anchor="_Toc183727715" w:history="1">
                <w:r w:rsidR="0094124E" w:rsidRPr="00F17141">
                  <w:rPr>
                    <w:rStyle w:val="af6"/>
                    <w:rFonts w:hint="eastAsia"/>
                    <w:noProof/>
                  </w:rPr>
                  <w:t>2.2.1</w:t>
                </w:r>
                <w:r w:rsidR="0094124E" w:rsidRPr="00F17141">
                  <w:rPr>
                    <w:rStyle w:val="af6"/>
                    <w:rFonts w:hint="eastAsia"/>
                    <w:noProof/>
                  </w:rPr>
                  <w:t>用户侧</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_Toc183727715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5</w:t>
                </w:r>
                <w:r w:rsidR="0094124E">
                  <w:rPr>
                    <w:rFonts w:hint="eastAsia"/>
                    <w:noProof/>
                    <w:webHidden/>
                  </w:rPr>
                  <w:fldChar w:fldCharType="end"/>
                </w:r>
              </w:hyperlink>
            </w:p>
            <w:p w14:paraId="19669F86" w14:textId="402B7653" w:rsidR="0094124E" w:rsidRDefault="00030C01">
              <w:pPr>
                <w:pStyle w:val="41"/>
                <w:tabs>
                  <w:tab w:val="right" w:leader="dot" w:pos="8296"/>
                </w:tabs>
                <w:rPr>
                  <w:noProof/>
                  <w:lang w:val="en-US"/>
                </w:rPr>
              </w:pPr>
              <w:hyperlink w:anchor="_Toc183727716" w:history="1">
                <w:r w:rsidR="0094124E" w:rsidRPr="00F17141">
                  <w:rPr>
                    <w:rStyle w:val="af6"/>
                    <w:rFonts w:hint="eastAsia"/>
                    <w:noProof/>
                  </w:rPr>
                  <w:t>2.2.2</w:t>
                </w:r>
                <w:r w:rsidR="0094124E" w:rsidRPr="00F17141">
                  <w:rPr>
                    <w:rStyle w:val="af6"/>
                    <w:rFonts w:hint="eastAsia"/>
                    <w:noProof/>
                  </w:rPr>
                  <w:t>房东侧</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_Toc183727716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6</w:t>
                </w:r>
                <w:r w:rsidR="0094124E">
                  <w:rPr>
                    <w:rFonts w:hint="eastAsia"/>
                    <w:noProof/>
                    <w:webHidden/>
                  </w:rPr>
                  <w:fldChar w:fldCharType="end"/>
                </w:r>
              </w:hyperlink>
            </w:p>
            <w:p w14:paraId="110298CC" w14:textId="5E913E07" w:rsidR="0094124E" w:rsidRDefault="00030C01">
              <w:pPr>
                <w:pStyle w:val="31"/>
                <w:tabs>
                  <w:tab w:val="right" w:leader="dot" w:pos="8296"/>
                </w:tabs>
                <w:rPr>
                  <w:noProof/>
                  <w:lang w:val="en-US"/>
                </w:rPr>
              </w:pPr>
              <w:hyperlink w:anchor="_Toc183727717" w:history="1">
                <w:r w:rsidR="0094124E" w:rsidRPr="00F17141">
                  <w:rPr>
                    <w:rStyle w:val="af6"/>
                    <w:rFonts w:hint="eastAsia"/>
                    <w:noProof/>
                  </w:rPr>
                  <w:t>2.3</w:t>
                </w:r>
                <w:r w:rsidR="0094124E" w:rsidRPr="00F17141">
                  <w:rPr>
                    <w:rStyle w:val="af6"/>
                    <w:rFonts w:hint="eastAsia"/>
                    <w:noProof/>
                  </w:rPr>
                  <w:t>竞争优势对比</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_Toc183727717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6</w:t>
                </w:r>
                <w:r w:rsidR="0094124E">
                  <w:rPr>
                    <w:rFonts w:hint="eastAsia"/>
                    <w:noProof/>
                    <w:webHidden/>
                  </w:rPr>
                  <w:fldChar w:fldCharType="end"/>
                </w:r>
              </w:hyperlink>
            </w:p>
            <w:p w14:paraId="2BAC77AB" w14:textId="389F1272" w:rsidR="0094124E" w:rsidRDefault="00030C01">
              <w:pPr>
                <w:pStyle w:val="21"/>
                <w:tabs>
                  <w:tab w:val="right" w:leader="dot" w:pos="8296"/>
                </w:tabs>
                <w:rPr>
                  <w:noProof/>
                  <w:lang w:val="en-US"/>
                </w:rPr>
              </w:pPr>
              <w:hyperlink w:anchor="_Toc183727718" w:history="1">
                <w:r w:rsidR="0094124E" w:rsidRPr="00F17141">
                  <w:rPr>
                    <w:rStyle w:val="af6"/>
                    <w:rFonts w:hint="eastAsia"/>
                    <w:noProof/>
                  </w:rPr>
                  <w:t>3.</w:t>
                </w:r>
                <w:r w:rsidR="0094124E" w:rsidRPr="00F17141">
                  <w:rPr>
                    <w:rStyle w:val="af6"/>
                    <w:rFonts w:hint="eastAsia"/>
                    <w:noProof/>
                  </w:rPr>
                  <w:t>市场调研</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_Toc183727718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7</w:t>
                </w:r>
                <w:r w:rsidR="0094124E">
                  <w:rPr>
                    <w:rFonts w:hint="eastAsia"/>
                    <w:noProof/>
                    <w:webHidden/>
                  </w:rPr>
                  <w:fldChar w:fldCharType="end"/>
                </w:r>
              </w:hyperlink>
            </w:p>
            <w:p w14:paraId="12779F62" w14:textId="41FEFDFA" w:rsidR="0094124E" w:rsidRDefault="00030C01">
              <w:pPr>
                <w:pStyle w:val="31"/>
                <w:tabs>
                  <w:tab w:val="right" w:leader="dot" w:pos="8296"/>
                </w:tabs>
                <w:rPr>
                  <w:noProof/>
                  <w:lang w:val="en-US"/>
                </w:rPr>
              </w:pPr>
              <w:hyperlink w:anchor="_Toc183727719" w:history="1">
                <w:r w:rsidR="0094124E" w:rsidRPr="00F17141">
                  <w:rPr>
                    <w:rStyle w:val="af6"/>
                    <w:rFonts w:hint="eastAsia"/>
                    <w:noProof/>
                  </w:rPr>
                  <w:t>3.1</w:t>
                </w:r>
                <w:r w:rsidR="0094124E" w:rsidRPr="00F17141">
                  <w:rPr>
                    <w:rStyle w:val="af6"/>
                    <w:rFonts w:hint="eastAsia"/>
                    <w:noProof/>
                  </w:rPr>
                  <w:t>市场</w:t>
                </w:r>
                <w:r w:rsidR="0094124E" w:rsidRPr="00F17141">
                  <w:rPr>
                    <w:rStyle w:val="af6"/>
                    <w:rFonts w:ascii="FangSong" w:eastAsia="FangSong" w:hAnsi="FangSong" w:hint="eastAsia"/>
                    <w:noProof/>
                  </w:rPr>
                  <w:t>需求概况</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_Toc183727719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7</w:t>
                </w:r>
                <w:r w:rsidR="0094124E">
                  <w:rPr>
                    <w:rFonts w:hint="eastAsia"/>
                    <w:noProof/>
                    <w:webHidden/>
                  </w:rPr>
                  <w:fldChar w:fldCharType="end"/>
                </w:r>
              </w:hyperlink>
            </w:p>
            <w:p w14:paraId="122A384A" w14:textId="6D4312E8" w:rsidR="0094124E" w:rsidRDefault="00030C01">
              <w:pPr>
                <w:pStyle w:val="41"/>
                <w:tabs>
                  <w:tab w:val="right" w:leader="dot" w:pos="8296"/>
                </w:tabs>
                <w:rPr>
                  <w:noProof/>
                  <w:lang w:val="en-US"/>
                </w:rPr>
              </w:pPr>
              <w:hyperlink w:anchor="_Toc183727720" w:history="1">
                <w:r w:rsidR="0094124E" w:rsidRPr="00F17141">
                  <w:rPr>
                    <w:rStyle w:val="af6"/>
                    <w:rFonts w:hint="eastAsia"/>
                    <w:noProof/>
                  </w:rPr>
                  <w:t>3.1.1</w:t>
                </w:r>
                <w:r w:rsidR="0094124E" w:rsidRPr="00F17141">
                  <w:rPr>
                    <w:rStyle w:val="af6"/>
                    <w:rFonts w:hint="eastAsia"/>
                    <w:noProof/>
                  </w:rPr>
                  <w:t>用户需求</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_Toc183727720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7</w:t>
                </w:r>
                <w:r w:rsidR="0094124E">
                  <w:rPr>
                    <w:rFonts w:hint="eastAsia"/>
                    <w:noProof/>
                    <w:webHidden/>
                  </w:rPr>
                  <w:fldChar w:fldCharType="end"/>
                </w:r>
              </w:hyperlink>
            </w:p>
            <w:p w14:paraId="78BE1F82" w14:textId="7CECC3A3" w:rsidR="0094124E" w:rsidRDefault="00030C01">
              <w:pPr>
                <w:pStyle w:val="41"/>
                <w:tabs>
                  <w:tab w:val="right" w:leader="dot" w:pos="8296"/>
                </w:tabs>
                <w:rPr>
                  <w:noProof/>
                  <w:lang w:val="en-US"/>
                </w:rPr>
              </w:pPr>
              <w:hyperlink w:anchor="_Toc183727721" w:history="1">
                <w:r w:rsidR="0094124E" w:rsidRPr="00F17141">
                  <w:rPr>
                    <w:rStyle w:val="af6"/>
                    <w:rFonts w:hint="eastAsia"/>
                    <w:noProof/>
                  </w:rPr>
                  <w:t>3.1.2</w:t>
                </w:r>
                <w:r w:rsidR="0094124E" w:rsidRPr="00F17141">
                  <w:rPr>
                    <w:rStyle w:val="af6"/>
                    <w:rFonts w:hint="eastAsia"/>
                    <w:noProof/>
                  </w:rPr>
                  <w:t>房源信息供给分析</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_Toc183727721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10</w:t>
                </w:r>
                <w:r w:rsidR="0094124E">
                  <w:rPr>
                    <w:rFonts w:hint="eastAsia"/>
                    <w:noProof/>
                    <w:webHidden/>
                  </w:rPr>
                  <w:fldChar w:fldCharType="end"/>
                </w:r>
              </w:hyperlink>
            </w:p>
            <w:p w14:paraId="30CBBA02" w14:textId="5CAA911B" w:rsidR="0094124E" w:rsidRDefault="00030C01">
              <w:pPr>
                <w:pStyle w:val="41"/>
                <w:tabs>
                  <w:tab w:val="right" w:leader="dot" w:pos="8296"/>
                </w:tabs>
                <w:rPr>
                  <w:noProof/>
                  <w:lang w:val="en-US"/>
                </w:rPr>
              </w:pPr>
              <w:hyperlink w:anchor="_Toc183727722" w:history="1">
                <w:r w:rsidR="0094124E" w:rsidRPr="00F17141">
                  <w:rPr>
                    <w:rStyle w:val="af6"/>
                    <w:rFonts w:hint="eastAsia"/>
                    <w:noProof/>
                  </w:rPr>
                  <w:t>3.1.3</w:t>
                </w:r>
                <w:r w:rsidR="0094124E" w:rsidRPr="00F17141">
                  <w:rPr>
                    <w:rStyle w:val="af6"/>
                    <w:rFonts w:hint="eastAsia"/>
                    <w:noProof/>
                  </w:rPr>
                  <w:t>用户态度调查</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_Toc183727722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11</w:t>
                </w:r>
                <w:r w:rsidR="0094124E">
                  <w:rPr>
                    <w:rFonts w:hint="eastAsia"/>
                    <w:noProof/>
                    <w:webHidden/>
                  </w:rPr>
                  <w:fldChar w:fldCharType="end"/>
                </w:r>
              </w:hyperlink>
            </w:p>
            <w:p w14:paraId="12ABBB44" w14:textId="51CDBCE5" w:rsidR="0094124E" w:rsidRDefault="00030C01">
              <w:pPr>
                <w:pStyle w:val="41"/>
                <w:tabs>
                  <w:tab w:val="right" w:leader="dot" w:pos="8296"/>
                </w:tabs>
                <w:rPr>
                  <w:noProof/>
                  <w:lang w:val="en-US"/>
                </w:rPr>
              </w:pPr>
              <w:hyperlink w:anchor="_Toc183727723" w:history="1">
                <w:r w:rsidR="0094124E" w:rsidRPr="00F17141">
                  <w:rPr>
                    <w:rStyle w:val="af6"/>
                    <w:rFonts w:hint="eastAsia"/>
                    <w:noProof/>
                  </w:rPr>
                  <w:t>3.1.4</w:t>
                </w:r>
                <w:r w:rsidR="0094124E" w:rsidRPr="00F17141">
                  <w:rPr>
                    <w:rStyle w:val="af6"/>
                    <w:rFonts w:hint="eastAsia"/>
                    <w:noProof/>
                  </w:rPr>
                  <w:t>市场规模预计</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_Toc183727723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11</w:t>
                </w:r>
                <w:r w:rsidR="0094124E">
                  <w:rPr>
                    <w:rFonts w:hint="eastAsia"/>
                    <w:noProof/>
                    <w:webHidden/>
                  </w:rPr>
                  <w:fldChar w:fldCharType="end"/>
                </w:r>
              </w:hyperlink>
            </w:p>
            <w:p w14:paraId="613BDFB1" w14:textId="542D098C" w:rsidR="0094124E" w:rsidRDefault="00030C01">
              <w:pPr>
                <w:pStyle w:val="31"/>
                <w:tabs>
                  <w:tab w:val="right" w:leader="dot" w:pos="8296"/>
                </w:tabs>
                <w:rPr>
                  <w:noProof/>
                  <w:lang w:val="en-US"/>
                </w:rPr>
              </w:pPr>
              <w:hyperlink w:anchor="_Toc183727724" w:history="1">
                <w:r w:rsidR="0094124E" w:rsidRPr="00F17141">
                  <w:rPr>
                    <w:rStyle w:val="af6"/>
                    <w:rFonts w:hint="eastAsia"/>
                    <w:noProof/>
                  </w:rPr>
                  <w:t>3.2</w:t>
                </w:r>
                <w:r w:rsidR="0094124E" w:rsidRPr="00F17141">
                  <w:rPr>
                    <w:rStyle w:val="af6"/>
                    <w:rFonts w:hint="eastAsia"/>
                    <w:noProof/>
                  </w:rPr>
                  <w:t>市场风险分析</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_Toc183727724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11</w:t>
                </w:r>
                <w:r w:rsidR="0094124E">
                  <w:rPr>
                    <w:rFonts w:hint="eastAsia"/>
                    <w:noProof/>
                    <w:webHidden/>
                  </w:rPr>
                  <w:fldChar w:fldCharType="end"/>
                </w:r>
              </w:hyperlink>
            </w:p>
            <w:p w14:paraId="510167C9" w14:textId="33A76156" w:rsidR="0094124E" w:rsidRDefault="00030C01">
              <w:pPr>
                <w:pStyle w:val="41"/>
                <w:tabs>
                  <w:tab w:val="right" w:leader="dot" w:pos="8296"/>
                </w:tabs>
                <w:rPr>
                  <w:noProof/>
                  <w:lang w:val="en-US"/>
                </w:rPr>
              </w:pPr>
              <w:hyperlink w:anchor="_Toc183727725" w:history="1">
                <w:r w:rsidR="0094124E" w:rsidRPr="00F17141">
                  <w:rPr>
                    <w:rStyle w:val="af6"/>
                    <w:rFonts w:hint="eastAsia"/>
                    <w:noProof/>
                  </w:rPr>
                  <w:t>3.2.1</w:t>
                </w:r>
                <w:r w:rsidR="0094124E" w:rsidRPr="00F17141">
                  <w:rPr>
                    <w:rStyle w:val="af6"/>
                    <w:rFonts w:hint="eastAsia"/>
                    <w:noProof/>
                  </w:rPr>
                  <w:t>市场竞争</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_Toc183727725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11</w:t>
                </w:r>
                <w:r w:rsidR="0094124E">
                  <w:rPr>
                    <w:rFonts w:hint="eastAsia"/>
                    <w:noProof/>
                    <w:webHidden/>
                  </w:rPr>
                  <w:fldChar w:fldCharType="end"/>
                </w:r>
              </w:hyperlink>
            </w:p>
            <w:p w14:paraId="3DF765BB" w14:textId="291372D9" w:rsidR="0094124E" w:rsidRDefault="00030C01">
              <w:pPr>
                <w:pStyle w:val="41"/>
                <w:tabs>
                  <w:tab w:val="right" w:leader="dot" w:pos="8296"/>
                </w:tabs>
                <w:rPr>
                  <w:noProof/>
                  <w:lang w:val="en-US"/>
                </w:rPr>
              </w:pPr>
              <w:hyperlink w:anchor="_Toc183727726" w:history="1">
                <w:r w:rsidR="0094124E" w:rsidRPr="00F17141">
                  <w:rPr>
                    <w:rStyle w:val="af6"/>
                    <w:rFonts w:hint="eastAsia"/>
                    <w:noProof/>
                  </w:rPr>
                  <w:t>3.2.2</w:t>
                </w:r>
                <w:r w:rsidR="0094124E" w:rsidRPr="00F17141">
                  <w:rPr>
                    <w:rStyle w:val="af6"/>
                    <w:rFonts w:hint="eastAsia"/>
                    <w:noProof/>
                  </w:rPr>
                  <w:t>订阅用户不足</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_Toc183727726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12</w:t>
                </w:r>
                <w:r w:rsidR="0094124E">
                  <w:rPr>
                    <w:rFonts w:hint="eastAsia"/>
                    <w:noProof/>
                    <w:webHidden/>
                  </w:rPr>
                  <w:fldChar w:fldCharType="end"/>
                </w:r>
              </w:hyperlink>
            </w:p>
            <w:p w14:paraId="57069D5C" w14:textId="0B192F49" w:rsidR="0094124E" w:rsidRDefault="00030C01">
              <w:pPr>
                <w:pStyle w:val="41"/>
                <w:tabs>
                  <w:tab w:val="right" w:leader="dot" w:pos="8296"/>
                </w:tabs>
                <w:rPr>
                  <w:noProof/>
                  <w:lang w:val="en-US"/>
                </w:rPr>
              </w:pPr>
              <w:hyperlink w:anchor="_Toc183727727" w:history="1">
                <w:r w:rsidR="0094124E" w:rsidRPr="00F17141">
                  <w:rPr>
                    <w:rStyle w:val="af6"/>
                    <w:rFonts w:hint="eastAsia"/>
                    <w:noProof/>
                  </w:rPr>
                  <w:t>3.2.3</w:t>
                </w:r>
                <w:r w:rsidR="0094124E" w:rsidRPr="00F17141">
                  <w:rPr>
                    <w:rStyle w:val="af6"/>
                    <w:rFonts w:hint="eastAsia"/>
                    <w:noProof/>
                  </w:rPr>
                  <w:t>房源不足</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_Toc183727727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12</w:t>
                </w:r>
                <w:r w:rsidR="0094124E">
                  <w:rPr>
                    <w:rFonts w:hint="eastAsia"/>
                    <w:noProof/>
                    <w:webHidden/>
                  </w:rPr>
                  <w:fldChar w:fldCharType="end"/>
                </w:r>
              </w:hyperlink>
            </w:p>
            <w:p w14:paraId="33CFB7E0" w14:textId="1682F5EC" w:rsidR="0094124E" w:rsidRDefault="00030C01">
              <w:pPr>
                <w:pStyle w:val="41"/>
                <w:tabs>
                  <w:tab w:val="right" w:leader="dot" w:pos="8296"/>
                </w:tabs>
                <w:rPr>
                  <w:noProof/>
                  <w:lang w:val="en-US"/>
                </w:rPr>
              </w:pPr>
              <w:hyperlink w:anchor="_Toc183727728" w:history="1">
                <w:r w:rsidR="0094124E" w:rsidRPr="00F17141">
                  <w:rPr>
                    <w:rStyle w:val="af6"/>
                    <w:rFonts w:hint="eastAsia"/>
                    <w:noProof/>
                  </w:rPr>
                  <w:t>3.2.4</w:t>
                </w:r>
                <w:r w:rsidR="0094124E" w:rsidRPr="00F17141">
                  <w:rPr>
                    <w:rStyle w:val="af6"/>
                    <w:rFonts w:hint="eastAsia"/>
                    <w:noProof/>
                  </w:rPr>
                  <w:t>售后服务</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_Toc183727728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12</w:t>
                </w:r>
                <w:r w:rsidR="0094124E">
                  <w:rPr>
                    <w:rFonts w:hint="eastAsia"/>
                    <w:noProof/>
                    <w:webHidden/>
                  </w:rPr>
                  <w:fldChar w:fldCharType="end"/>
                </w:r>
              </w:hyperlink>
            </w:p>
            <w:p w14:paraId="42CDE3F7" w14:textId="48CBF161" w:rsidR="0094124E" w:rsidRDefault="00030C01">
              <w:pPr>
                <w:pStyle w:val="21"/>
                <w:tabs>
                  <w:tab w:val="right" w:leader="dot" w:pos="8296"/>
                </w:tabs>
                <w:rPr>
                  <w:noProof/>
                  <w:lang w:val="en-US"/>
                </w:rPr>
              </w:pPr>
              <w:hyperlink w:anchor="_Toc183727729" w:history="1">
                <w:r w:rsidR="0094124E" w:rsidRPr="00F17141">
                  <w:rPr>
                    <w:rStyle w:val="af6"/>
                    <w:rFonts w:hint="eastAsia"/>
                    <w:noProof/>
                  </w:rPr>
                  <w:t>4.</w:t>
                </w:r>
                <w:r w:rsidR="0094124E" w:rsidRPr="00F17141">
                  <w:rPr>
                    <w:rStyle w:val="af6"/>
                    <w:rFonts w:hint="eastAsia"/>
                    <w:noProof/>
                  </w:rPr>
                  <w:t>市场营销策略</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_Toc183727729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13</w:t>
                </w:r>
                <w:r w:rsidR="0094124E">
                  <w:rPr>
                    <w:rFonts w:hint="eastAsia"/>
                    <w:noProof/>
                    <w:webHidden/>
                  </w:rPr>
                  <w:fldChar w:fldCharType="end"/>
                </w:r>
              </w:hyperlink>
            </w:p>
            <w:p w14:paraId="6FAF6188" w14:textId="4CE27DFE" w:rsidR="0094124E" w:rsidRDefault="00030C01">
              <w:pPr>
                <w:pStyle w:val="31"/>
                <w:tabs>
                  <w:tab w:val="right" w:leader="dot" w:pos="8296"/>
                </w:tabs>
                <w:rPr>
                  <w:noProof/>
                  <w:lang w:val="en-US"/>
                </w:rPr>
              </w:pPr>
              <w:hyperlink w:anchor="_Toc183727730" w:history="1">
                <w:r w:rsidR="0094124E" w:rsidRPr="00F17141">
                  <w:rPr>
                    <w:rStyle w:val="af6"/>
                    <w:rFonts w:hint="eastAsia"/>
                    <w:noProof/>
                  </w:rPr>
                  <w:t>4.1</w:t>
                </w:r>
                <w:r w:rsidR="0094124E" w:rsidRPr="00F17141">
                  <w:rPr>
                    <w:rStyle w:val="af6"/>
                    <w:rFonts w:hint="eastAsia"/>
                    <w:noProof/>
                  </w:rPr>
                  <w:t>建立合作伙伴关系</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_Toc183727730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13</w:t>
                </w:r>
                <w:r w:rsidR="0094124E">
                  <w:rPr>
                    <w:rFonts w:hint="eastAsia"/>
                    <w:noProof/>
                    <w:webHidden/>
                  </w:rPr>
                  <w:fldChar w:fldCharType="end"/>
                </w:r>
              </w:hyperlink>
            </w:p>
            <w:p w14:paraId="363D8057" w14:textId="22790DB7" w:rsidR="0094124E" w:rsidRDefault="00030C01">
              <w:pPr>
                <w:pStyle w:val="31"/>
                <w:tabs>
                  <w:tab w:val="right" w:leader="dot" w:pos="8296"/>
                </w:tabs>
                <w:rPr>
                  <w:noProof/>
                  <w:lang w:val="en-US"/>
                </w:rPr>
              </w:pPr>
              <w:hyperlink w:anchor="_Toc183727731" w:history="1">
                <w:r w:rsidR="0094124E" w:rsidRPr="00F17141">
                  <w:rPr>
                    <w:rStyle w:val="af6"/>
                    <w:rFonts w:hint="eastAsia"/>
                    <w:noProof/>
                  </w:rPr>
                  <w:t>4.2</w:t>
                </w:r>
                <w:r w:rsidR="0094124E" w:rsidRPr="00F17141">
                  <w:rPr>
                    <w:rStyle w:val="af6"/>
                    <w:rFonts w:hint="eastAsia"/>
                    <w:noProof/>
                  </w:rPr>
                  <w:t>优惠券和促销</w:t>
                </w:r>
                <w:r w:rsidR="0094124E" w:rsidRPr="00F17141">
                  <w:rPr>
                    <w:rStyle w:val="af6"/>
                    <w:rFonts w:ascii="FangSong" w:eastAsia="FangSong" w:hAnsi="FangSong" w:hint="eastAsia"/>
                    <w:noProof/>
                  </w:rPr>
                  <w:t>体验活动</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_Toc183727731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13</w:t>
                </w:r>
                <w:r w:rsidR="0094124E">
                  <w:rPr>
                    <w:rFonts w:hint="eastAsia"/>
                    <w:noProof/>
                    <w:webHidden/>
                  </w:rPr>
                  <w:fldChar w:fldCharType="end"/>
                </w:r>
              </w:hyperlink>
            </w:p>
            <w:p w14:paraId="70714CAA" w14:textId="46530F82" w:rsidR="0094124E" w:rsidRDefault="00030C01">
              <w:pPr>
                <w:pStyle w:val="31"/>
                <w:tabs>
                  <w:tab w:val="right" w:leader="dot" w:pos="8296"/>
                </w:tabs>
                <w:rPr>
                  <w:noProof/>
                  <w:lang w:val="en-US"/>
                </w:rPr>
              </w:pPr>
              <w:hyperlink w:anchor="_Toc183727732" w:history="1">
                <w:r w:rsidR="0094124E" w:rsidRPr="00F17141">
                  <w:rPr>
                    <w:rStyle w:val="af6"/>
                    <w:rFonts w:hint="eastAsia"/>
                    <w:noProof/>
                  </w:rPr>
                  <w:t>4.3</w:t>
                </w:r>
                <w:r w:rsidR="0094124E" w:rsidRPr="00F17141">
                  <w:rPr>
                    <w:rStyle w:val="af6"/>
                    <w:rFonts w:hint="eastAsia"/>
                    <w:noProof/>
                  </w:rPr>
                  <w:t>用户推</w:t>
                </w:r>
                <w:r w:rsidR="0094124E" w:rsidRPr="00F17141">
                  <w:rPr>
                    <w:rStyle w:val="af6"/>
                    <w:rFonts w:ascii="FangSong" w:eastAsia="FangSong" w:hAnsi="FangSong" w:hint="eastAsia"/>
                    <w:noProof/>
                  </w:rPr>
                  <w:t>广</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_Toc183727732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13</w:t>
                </w:r>
                <w:r w:rsidR="0094124E">
                  <w:rPr>
                    <w:rFonts w:hint="eastAsia"/>
                    <w:noProof/>
                    <w:webHidden/>
                  </w:rPr>
                  <w:fldChar w:fldCharType="end"/>
                </w:r>
              </w:hyperlink>
            </w:p>
            <w:p w14:paraId="45970567" w14:textId="24FFB882" w:rsidR="0094124E" w:rsidRDefault="00030C01">
              <w:pPr>
                <w:pStyle w:val="31"/>
                <w:tabs>
                  <w:tab w:val="right" w:leader="dot" w:pos="8296"/>
                </w:tabs>
                <w:rPr>
                  <w:noProof/>
                  <w:lang w:val="en-US"/>
                </w:rPr>
              </w:pPr>
              <w:hyperlink w:anchor="_Toc183727733" w:history="1">
                <w:r w:rsidR="0094124E" w:rsidRPr="00F17141">
                  <w:rPr>
                    <w:rStyle w:val="af6"/>
                    <w:rFonts w:hint="eastAsia"/>
                    <w:noProof/>
                  </w:rPr>
                  <w:t>4.4</w:t>
                </w:r>
                <w:r w:rsidR="0094124E" w:rsidRPr="00F17141">
                  <w:rPr>
                    <w:rStyle w:val="af6"/>
                    <w:rFonts w:hint="eastAsia"/>
                    <w:noProof/>
                  </w:rPr>
                  <w:t>宣传和反馈渠道</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_Toc183727733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13</w:t>
                </w:r>
                <w:r w:rsidR="0094124E">
                  <w:rPr>
                    <w:rFonts w:hint="eastAsia"/>
                    <w:noProof/>
                    <w:webHidden/>
                  </w:rPr>
                  <w:fldChar w:fldCharType="end"/>
                </w:r>
              </w:hyperlink>
            </w:p>
            <w:p w14:paraId="4DB70CC5" w14:textId="2609AF78" w:rsidR="0094124E" w:rsidRDefault="00030C01">
              <w:pPr>
                <w:pStyle w:val="21"/>
                <w:tabs>
                  <w:tab w:val="right" w:leader="dot" w:pos="8296"/>
                </w:tabs>
                <w:rPr>
                  <w:noProof/>
                  <w:lang w:val="en-US"/>
                </w:rPr>
              </w:pPr>
              <w:hyperlink w:anchor="_Toc183727734" w:history="1">
                <w:r w:rsidR="0094124E" w:rsidRPr="00F17141">
                  <w:rPr>
                    <w:rStyle w:val="af6"/>
                    <w:rFonts w:hint="eastAsia"/>
                    <w:noProof/>
                  </w:rPr>
                  <w:t>5</w:t>
                </w:r>
                <w:r w:rsidR="0094124E" w:rsidRPr="00F17141">
                  <w:rPr>
                    <w:rStyle w:val="af6"/>
                    <w:rFonts w:ascii="FangSong" w:eastAsia="FangSong" w:hAnsi="FangSong" w:hint="eastAsia"/>
                    <w:noProof/>
                  </w:rPr>
                  <w:t>.收费模式</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_Toc183727734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14</w:t>
                </w:r>
                <w:r w:rsidR="0094124E">
                  <w:rPr>
                    <w:rFonts w:hint="eastAsia"/>
                    <w:noProof/>
                    <w:webHidden/>
                  </w:rPr>
                  <w:fldChar w:fldCharType="end"/>
                </w:r>
              </w:hyperlink>
            </w:p>
            <w:p w14:paraId="0271BEEE" w14:textId="7791737A" w:rsidR="0094124E" w:rsidRDefault="00030C01">
              <w:pPr>
                <w:pStyle w:val="31"/>
                <w:tabs>
                  <w:tab w:val="right" w:leader="dot" w:pos="8296"/>
                </w:tabs>
                <w:rPr>
                  <w:noProof/>
                  <w:lang w:val="en-US"/>
                </w:rPr>
              </w:pPr>
              <w:hyperlink w:anchor="_Toc183727735" w:history="1">
                <w:r w:rsidR="0094124E" w:rsidRPr="00F17141">
                  <w:rPr>
                    <w:rStyle w:val="af6"/>
                    <w:rFonts w:ascii="FangSong" w:eastAsia="FangSong" w:hAnsi="FangSong" w:hint="eastAsia"/>
                    <w:noProof/>
                  </w:rPr>
                  <w:t>5.1用户（室友匹配功能）</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_Toc183727735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14</w:t>
                </w:r>
                <w:r w:rsidR="0094124E">
                  <w:rPr>
                    <w:rFonts w:hint="eastAsia"/>
                    <w:noProof/>
                    <w:webHidden/>
                  </w:rPr>
                  <w:fldChar w:fldCharType="end"/>
                </w:r>
              </w:hyperlink>
            </w:p>
            <w:p w14:paraId="60B67060" w14:textId="3A723420" w:rsidR="0094124E" w:rsidRDefault="00030C01">
              <w:pPr>
                <w:pStyle w:val="31"/>
                <w:tabs>
                  <w:tab w:val="right" w:leader="dot" w:pos="8296"/>
                </w:tabs>
                <w:rPr>
                  <w:noProof/>
                  <w:lang w:val="en-US"/>
                </w:rPr>
              </w:pPr>
              <w:hyperlink w:anchor="_Toc183727736" w:history="1">
                <w:r w:rsidR="0094124E" w:rsidRPr="00F17141">
                  <w:rPr>
                    <w:rStyle w:val="af6"/>
                    <w:rFonts w:ascii="FangSong" w:eastAsia="FangSong" w:hAnsi="FangSong" w:hint="eastAsia"/>
                    <w:noProof/>
                  </w:rPr>
                  <w:t>5.2房东（付费推流）</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_Toc183727736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14</w:t>
                </w:r>
                <w:r w:rsidR="0094124E">
                  <w:rPr>
                    <w:rFonts w:hint="eastAsia"/>
                    <w:noProof/>
                    <w:webHidden/>
                  </w:rPr>
                  <w:fldChar w:fldCharType="end"/>
                </w:r>
              </w:hyperlink>
            </w:p>
            <w:p w14:paraId="5201EA65" w14:textId="13BBA7C7" w:rsidR="0094124E" w:rsidRDefault="00030C01">
              <w:pPr>
                <w:pStyle w:val="21"/>
                <w:tabs>
                  <w:tab w:val="right" w:leader="dot" w:pos="8296"/>
                </w:tabs>
                <w:rPr>
                  <w:noProof/>
                  <w:lang w:val="en-US"/>
                </w:rPr>
              </w:pPr>
              <w:hyperlink w:anchor="_Toc183727737" w:history="1">
                <w:r w:rsidR="0094124E" w:rsidRPr="00F17141">
                  <w:rPr>
                    <w:rStyle w:val="af6"/>
                    <w:rFonts w:hint="eastAsia"/>
                    <w:noProof/>
                  </w:rPr>
                  <w:t>6.</w:t>
                </w:r>
                <w:r w:rsidR="0094124E" w:rsidRPr="00F17141">
                  <w:rPr>
                    <w:rStyle w:val="af6"/>
                    <w:rFonts w:hint="eastAsia"/>
                    <w:noProof/>
                  </w:rPr>
                  <w:t>预算表</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_Toc183727737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15</w:t>
                </w:r>
                <w:r w:rsidR="0094124E">
                  <w:rPr>
                    <w:rFonts w:hint="eastAsia"/>
                    <w:noProof/>
                    <w:webHidden/>
                  </w:rPr>
                  <w:fldChar w:fldCharType="end"/>
                </w:r>
              </w:hyperlink>
            </w:p>
            <w:p w14:paraId="2E89F52A" w14:textId="6F858AD9" w:rsidR="0094124E" w:rsidRDefault="00030C01">
              <w:pPr>
                <w:pStyle w:val="31"/>
                <w:tabs>
                  <w:tab w:val="right" w:leader="dot" w:pos="8296"/>
                </w:tabs>
                <w:rPr>
                  <w:noProof/>
                  <w:lang w:val="en-US"/>
                </w:rPr>
              </w:pPr>
              <w:hyperlink w:anchor="_Toc183727738" w:history="1">
                <w:r w:rsidR="0094124E" w:rsidRPr="00F17141">
                  <w:rPr>
                    <w:rStyle w:val="af6"/>
                    <w:rFonts w:hint="eastAsia"/>
                    <w:noProof/>
                  </w:rPr>
                  <w:t>6.1</w:t>
                </w:r>
                <w:r w:rsidR="0094124E" w:rsidRPr="00F17141">
                  <w:rPr>
                    <w:rStyle w:val="af6"/>
                    <w:rFonts w:hint="eastAsia"/>
                    <w:noProof/>
                  </w:rPr>
                  <w:t>首年度支出</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_Toc183727738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15</w:t>
                </w:r>
                <w:r w:rsidR="0094124E">
                  <w:rPr>
                    <w:rFonts w:hint="eastAsia"/>
                    <w:noProof/>
                    <w:webHidden/>
                  </w:rPr>
                  <w:fldChar w:fldCharType="end"/>
                </w:r>
              </w:hyperlink>
            </w:p>
            <w:p w14:paraId="7D8F293E" w14:textId="19A09E52" w:rsidR="0094124E" w:rsidRDefault="00030C01">
              <w:pPr>
                <w:pStyle w:val="31"/>
                <w:tabs>
                  <w:tab w:val="right" w:leader="dot" w:pos="8296"/>
                </w:tabs>
                <w:rPr>
                  <w:noProof/>
                  <w:lang w:val="en-US"/>
                </w:rPr>
              </w:pPr>
              <w:hyperlink w:anchor="_Toc183727739" w:history="1">
                <w:r w:rsidR="0094124E" w:rsidRPr="00F17141">
                  <w:rPr>
                    <w:rStyle w:val="af6"/>
                    <w:rFonts w:hint="eastAsia"/>
                    <w:noProof/>
                  </w:rPr>
                  <w:t>6.2</w:t>
                </w:r>
                <w:r w:rsidR="0094124E" w:rsidRPr="00F17141">
                  <w:rPr>
                    <w:rStyle w:val="af6"/>
                    <w:rFonts w:hint="eastAsia"/>
                    <w:noProof/>
                  </w:rPr>
                  <w:t>首年度收入</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_Toc183727739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16</w:t>
                </w:r>
                <w:r w:rsidR="0094124E">
                  <w:rPr>
                    <w:rFonts w:hint="eastAsia"/>
                    <w:noProof/>
                    <w:webHidden/>
                  </w:rPr>
                  <w:fldChar w:fldCharType="end"/>
                </w:r>
              </w:hyperlink>
            </w:p>
            <w:p w14:paraId="782E1952" w14:textId="74ADDC41" w:rsidR="0094124E" w:rsidRDefault="00030C01">
              <w:pPr>
                <w:pStyle w:val="21"/>
                <w:tabs>
                  <w:tab w:val="right" w:leader="dot" w:pos="8296"/>
                </w:tabs>
                <w:rPr>
                  <w:noProof/>
                  <w:lang w:val="en-US"/>
                </w:rPr>
              </w:pPr>
              <w:hyperlink w:anchor="_Toc183727740" w:history="1">
                <w:r w:rsidR="0094124E" w:rsidRPr="00F17141">
                  <w:rPr>
                    <w:rStyle w:val="af6"/>
                    <w:rFonts w:hint="eastAsia"/>
                    <w:noProof/>
                  </w:rPr>
                  <w:t>7.</w:t>
                </w:r>
                <w:r w:rsidR="0094124E" w:rsidRPr="00F17141">
                  <w:rPr>
                    <w:rStyle w:val="af6"/>
                    <w:rFonts w:hint="eastAsia"/>
                    <w:noProof/>
                  </w:rPr>
                  <w:t>附录</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_Toc183727740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17</w:t>
                </w:r>
                <w:r w:rsidR="0094124E">
                  <w:rPr>
                    <w:rFonts w:hint="eastAsia"/>
                    <w:noProof/>
                    <w:webHidden/>
                  </w:rPr>
                  <w:fldChar w:fldCharType="end"/>
                </w:r>
              </w:hyperlink>
            </w:p>
            <w:p w14:paraId="1B8E4AEA" w14:textId="277138B9" w:rsidR="0094124E" w:rsidRDefault="00030C01">
              <w:pPr>
                <w:pStyle w:val="31"/>
                <w:tabs>
                  <w:tab w:val="right" w:leader="dot" w:pos="8296"/>
                </w:tabs>
                <w:rPr>
                  <w:noProof/>
                  <w:lang w:val="en-US"/>
                </w:rPr>
              </w:pPr>
              <w:hyperlink w:anchor="_Toc183727741" w:history="1">
                <w:r w:rsidR="0094124E" w:rsidRPr="00F17141">
                  <w:rPr>
                    <w:rStyle w:val="af6"/>
                    <w:rFonts w:hint="eastAsia"/>
                    <w:noProof/>
                  </w:rPr>
                  <w:t>附录一：了解香港学生对交友租房的需求</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_Toc183727741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17</w:t>
                </w:r>
                <w:r w:rsidR="0094124E">
                  <w:rPr>
                    <w:rFonts w:hint="eastAsia"/>
                    <w:noProof/>
                    <w:webHidden/>
                  </w:rPr>
                  <w:fldChar w:fldCharType="end"/>
                </w:r>
              </w:hyperlink>
            </w:p>
            <w:p w14:paraId="76CCBAD9" w14:textId="3CDCAAAE" w:rsidR="28F5AA25" w:rsidRDefault="28F5AA25" w:rsidP="28F5AA25">
              <w:pPr>
                <w:pStyle w:val="31"/>
                <w:tabs>
                  <w:tab w:val="right" w:leader="dot" w:pos="8295"/>
                </w:tabs>
                <w:rPr>
                  <w:rStyle w:val="af6"/>
                </w:rPr>
              </w:pPr>
              <w:r>
                <w:fldChar w:fldCharType="end"/>
              </w:r>
            </w:p>
          </w:sdtContent>
        </w:sdt>
        <w:p w14:paraId="00A19C98" w14:textId="3C77C621" w:rsidR="712FFDE1" w:rsidRDefault="712FFDE1" w:rsidP="712FFDE1">
          <w:pPr>
            <w:widowControl/>
            <w:jc w:val="center"/>
            <w:rPr>
              <w:rFonts w:ascii="FangSong" w:eastAsia="FangSong" w:hAnsi="FangSong"/>
              <w:sz w:val="24"/>
            </w:rPr>
          </w:pPr>
        </w:p>
        <w:p w14:paraId="41466E88" w14:textId="2148F066" w:rsidR="1E7B8D25" w:rsidRDefault="1E7B8D25" w:rsidP="1E7B8D25">
          <w:pPr>
            <w:widowControl/>
            <w:jc w:val="center"/>
            <w:rPr>
              <w:rFonts w:ascii="FangSong" w:eastAsia="FangSong" w:hAnsi="FangSong"/>
              <w:sz w:val="24"/>
            </w:rPr>
          </w:pPr>
        </w:p>
        <w:p w14:paraId="2C888D09" w14:textId="4FACAA69" w:rsidR="004379DC" w:rsidRPr="00BF1552" w:rsidRDefault="004379DC" w:rsidP="00BF1552">
          <w:pPr>
            <w:pStyle w:val="31"/>
            <w:tabs>
              <w:tab w:val="right" w:leader="dot" w:pos="8295"/>
            </w:tabs>
            <w:rPr>
              <w:color w:val="467886"/>
              <w:u w:val="single"/>
            </w:rPr>
          </w:pPr>
        </w:p>
        <w:p w14:paraId="2B9310B9" w14:textId="1B64552C" w:rsidR="00037A86" w:rsidRDefault="00037A86">
          <w:pPr>
            <w:widowControl/>
            <w:rPr>
              <w:rFonts w:ascii="Calibri" w:eastAsia="FangSong" w:hAnsi="Calibri" w:cs="Calibri"/>
              <w:sz w:val="24"/>
              <w:lang w:val="en-US"/>
            </w:rPr>
          </w:pPr>
          <w:r>
            <w:rPr>
              <w:rFonts w:ascii="Calibri" w:eastAsia="FangSong" w:hAnsi="Calibri" w:cs="Calibri"/>
              <w:sz w:val="24"/>
              <w:lang w:val="en-US"/>
            </w:rPr>
            <w:br w:type="page"/>
          </w:r>
        </w:p>
        <w:p w14:paraId="430E6D7F" w14:textId="1E26DDCC" w:rsidR="00037A86" w:rsidRPr="00DA6BCB" w:rsidRDefault="0043167B" w:rsidP="0043167B">
          <w:pPr>
            <w:pStyle w:val="2"/>
            <w:rPr>
              <w:rFonts w:ascii="FangSong" w:eastAsia="FangSong" w:hAnsi="FangSong"/>
            </w:rPr>
          </w:pPr>
          <w:bookmarkStart w:id="0" w:name="_Toc866864126"/>
          <w:bookmarkStart w:id="1" w:name="_Toc183727702"/>
          <w:r w:rsidRPr="00DA6BCB">
            <w:rPr>
              <w:rFonts w:ascii="FangSong" w:eastAsia="FangSong" w:hAnsi="FangSong" w:hint="eastAsia"/>
            </w:rPr>
            <w:lastRenderedPageBreak/>
            <w:t>1. 前言</w:t>
          </w:r>
          <w:bookmarkEnd w:id="0"/>
          <w:bookmarkEnd w:id="1"/>
        </w:p>
        <w:p w14:paraId="7BC089D5" w14:textId="1941F066" w:rsidR="00716C72" w:rsidRPr="00DA6BCB" w:rsidRDefault="00716C72" w:rsidP="006D315F">
          <w:pPr>
            <w:pStyle w:val="3"/>
            <w:rPr>
              <w:rFonts w:ascii="FangSong" w:eastAsia="FangSong" w:hAnsi="FangSong"/>
            </w:rPr>
          </w:pPr>
          <w:bookmarkStart w:id="2" w:name="_Toc1816267904"/>
          <w:bookmarkStart w:id="3" w:name="_Toc183727703"/>
          <w:r w:rsidRPr="00DA6BCB">
            <w:rPr>
              <w:rFonts w:ascii="FangSong" w:eastAsia="FangSong" w:hAnsi="FangSong" w:hint="eastAsia"/>
            </w:rPr>
            <w:t>1.1引言</w:t>
          </w:r>
          <w:bookmarkEnd w:id="2"/>
          <w:bookmarkEnd w:id="3"/>
        </w:p>
        <w:p w14:paraId="30D9B5DC" w14:textId="54B517C2" w:rsidR="00716C72" w:rsidRPr="006D315F" w:rsidRDefault="000501EF" w:rsidP="00650FD9">
          <w:pPr>
            <w:ind w:firstLine="420"/>
            <w:rPr>
              <w:rFonts w:ascii="FangSong" w:eastAsia="FangSong" w:hAnsi="FangSong"/>
              <w:sz w:val="24"/>
            </w:rPr>
          </w:pPr>
          <w:del w:id="4" w:author="LIANG, Shanshan [CLC]" w:date="2024-11-30T18:44:00Z">
            <w:r w:rsidRPr="006D315F" w:rsidDel="00855516">
              <w:rPr>
                <w:rFonts w:ascii="FangSong" w:eastAsia="FangSong" w:hAnsi="FangSong" w:hint="eastAsia"/>
                <w:sz w:val="24"/>
              </w:rPr>
              <w:delText>在香港高等国际化教育的浪潮下，</w:delText>
            </w:r>
          </w:del>
          <w:r w:rsidRPr="006D315F">
            <w:rPr>
              <w:rFonts w:ascii="FangSong" w:eastAsia="FangSong" w:hAnsi="FangSong" w:hint="eastAsia"/>
              <w:sz w:val="24"/>
            </w:rPr>
            <w:t>来港留学的内地学生持续攀升，目前每学年约有2.2万名内地学生</w:t>
          </w:r>
          <w:r w:rsidR="00973CD5" w:rsidRPr="006D315F">
            <w:rPr>
              <w:rFonts w:ascii="FangSong" w:eastAsia="FangSong" w:hAnsi="FangSong" w:hint="eastAsia"/>
              <w:sz w:val="24"/>
            </w:rPr>
            <w:t>赴港就读</w:t>
          </w:r>
          <w:ins w:id="5" w:author="LIANG, Shanshan [CLC]" w:date="2024-11-30T18:43:00Z">
            <w:r w:rsidR="00855516">
              <w:rPr>
                <w:rFonts w:ascii="FangSong" w:eastAsia="FangSong" w:hAnsi="FangSong" w:hint="eastAsia"/>
                <w:sz w:val="24"/>
              </w:rPr>
              <w:t>大學</w:t>
            </w:r>
          </w:ins>
          <w:r w:rsidR="00973CD5" w:rsidRPr="006D315F">
            <w:rPr>
              <w:rFonts w:ascii="FangSong" w:eastAsia="FangSong" w:hAnsi="FangSong" w:hint="eastAsia"/>
              <w:sz w:val="24"/>
            </w:rPr>
            <w:t>，占</w:t>
          </w:r>
          <w:ins w:id="6" w:author="LIANG, Shanshan [CLC]" w:date="2024-11-30T18:43:00Z">
            <w:r w:rsidR="00855516">
              <w:rPr>
                <w:rFonts w:ascii="FangSong" w:eastAsia="FangSong" w:hAnsi="FangSong" w:hint="eastAsia"/>
                <w:sz w:val="24"/>
              </w:rPr>
              <w:t>大學</w:t>
            </w:r>
          </w:ins>
          <w:r w:rsidR="00BB2C63" w:rsidRPr="006D315F">
            <w:rPr>
              <w:rFonts w:ascii="FangSong" w:eastAsia="FangSong" w:hAnsi="FangSong" w:hint="eastAsia"/>
              <w:sz w:val="24"/>
            </w:rPr>
            <w:t>总就学人数的21.2%，</w:t>
          </w:r>
          <w:r w:rsidR="001E696C" w:rsidRPr="006D315F">
            <w:rPr>
              <w:rFonts w:ascii="FangSong" w:eastAsia="FangSong" w:hAnsi="FangSong" w:hint="eastAsia"/>
              <w:sz w:val="24"/>
            </w:rPr>
            <w:t>占</w:t>
          </w:r>
          <w:ins w:id="7" w:author="LIANG, Shanshan [CLC]" w:date="2024-11-30T18:43:00Z">
            <w:r w:rsidR="00855516">
              <w:rPr>
                <w:rFonts w:ascii="FangSong" w:eastAsia="FangSong" w:hAnsi="FangSong" w:hint="eastAsia"/>
                <w:sz w:val="24"/>
              </w:rPr>
              <w:t>大學</w:t>
            </w:r>
          </w:ins>
          <w:r w:rsidR="001E696C" w:rsidRPr="006D315F">
            <w:rPr>
              <w:rFonts w:ascii="FangSong" w:eastAsia="FangSong" w:hAnsi="FangSong" w:hint="eastAsia"/>
              <w:sz w:val="24"/>
            </w:rPr>
            <w:t>非本地学生的</w:t>
          </w:r>
          <w:r w:rsidR="00240741" w:rsidRPr="006D315F">
            <w:rPr>
              <w:rFonts w:ascii="FangSong" w:eastAsia="FangSong" w:hAnsi="FangSong" w:hint="eastAsia"/>
              <w:sz w:val="24"/>
            </w:rPr>
            <w:t>75%</w:t>
          </w:r>
          <w:r w:rsidR="004F4CE4" w:rsidRPr="006D315F">
            <w:rPr>
              <w:rFonts w:ascii="FangSong" w:eastAsia="FangSong" w:hAnsi="FangSong" w:hint="eastAsia"/>
              <w:sz w:val="24"/>
            </w:rPr>
            <w:t>。然而这些学生在港求学期间</w:t>
          </w:r>
          <w:r w:rsidR="00240741" w:rsidRPr="006D315F">
            <w:rPr>
              <w:rFonts w:ascii="FangSong" w:eastAsia="FangSong" w:hAnsi="FangSong" w:hint="eastAsia"/>
              <w:sz w:val="24"/>
            </w:rPr>
            <w:t>，</w:t>
          </w:r>
          <w:r w:rsidR="00582FD4" w:rsidRPr="006D315F">
            <w:rPr>
              <w:rFonts w:ascii="FangSong" w:eastAsia="FangSong" w:hAnsi="FangSong" w:hint="eastAsia"/>
              <w:sz w:val="24"/>
            </w:rPr>
            <w:t>面临着严峻的</w:t>
          </w:r>
          <w:r w:rsidR="000C2E37" w:rsidRPr="006D315F">
            <w:rPr>
              <w:rFonts w:ascii="FangSong" w:eastAsia="FangSong" w:hAnsi="FangSong" w:hint="eastAsia"/>
              <w:sz w:val="24"/>
            </w:rPr>
            <w:t>住宿难题，</w:t>
          </w:r>
          <w:r w:rsidR="008B4A5E" w:rsidRPr="006D315F">
            <w:rPr>
              <w:rFonts w:ascii="FangSong" w:eastAsia="FangSong" w:hAnsi="FangSong" w:hint="eastAsia"/>
              <w:sz w:val="24"/>
            </w:rPr>
            <w:t>高达81%的内地新生无法获得学校提供的宿舍位置，</w:t>
          </w:r>
          <w:r w:rsidR="00282C2C" w:rsidRPr="006D315F">
            <w:rPr>
              <w:rFonts w:ascii="FangSong" w:eastAsia="FangSong" w:hAnsi="FangSong" w:hint="eastAsia"/>
              <w:sz w:val="24"/>
            </w:rPr>
            <w:t>被迫在校外寻求住所</w:t>
          </w:r>
          <w:r w:rsidR="00F274A9">
            <w:rPr>
              <w:rFonts w:ascii="FangSong" w:eastAsia="FangSong" w:hAnsi="FangSong" w:hint="eastAsia"/>
              <w:sz w:val="24"/>
            </w:rPr>
            <w:t>。于是</w:t>
          </w:r>
          <w:r w:rsidR="00F274A9" w:rsidRPr="006D315F">
            <w:rPr>
              <w:rFonts w:ascii="FangSong" w:eastAsia="FangSong" w:hAnsi="FangSong"/>
              <w:sz w:val="24"/>
            </w:rPr>
            <w:t>FRIENT友租</w:t>
          </w:r>
          <w:r w:rsidR="00F274A9">
            <w:rPr>
              <w:rFonts w:ascii="FangSong" w:eastAsia="FangSong" w:hAnsi="FangSong" w:hint="eastAsia"/>
              <w:sz w:val="24"/>
            </w:rPr>
            <w:t>，</w:t>
          </w:r>
          <w:r w:rsidR="0093767B" w:rsidRPr="006D315F">
            <w:rPr>
              <w:rFonts w:ascii="FangSong" w:eastAsia="FangSong" w:hAnsi="FangSong"/>
              <w:sz w:val="24"/>
            </w:rPr>
            <w:t>一个专注于解决留学生租房难题的创新平台</w:t>
          </w:r>
          <w:r w:rsidR="00F274A9">
            <w:rPr>
              <w:rFonts w:ascii="FangSong" w:eastAsia="FangSong" w:hAnsi="FangSong" w:hint="eastAsia"/>
              <w:sz w:val="24"/>
            </w:rPr>
            <w:t>，</w:t>
          </w:r>
          <w:r w:rsidR="0093767B" w:rsidRPr="006D315F">
            <w:rPr>
              <w:rFonts w:ascii="FangSong" w:eastAsia="FangSong" w:hAnsi="FangSong"/>
              <w:sz w:val="24"/>
            </w:rPr>
            <w:t>应运而生。</w:t>
          </w:r>
        </w:p>
        <w:p w14:paraId="4B389696" w14:textId="70B07869" w:rsidR="00FC2249" w:rsidRPr="00DA6BCB" w:rsidRDefault="00FC2249" w:rsidP="006D315F">
          <w:pPr>
            <w:pStyle w:val="3"/>
            <w:rPr>
              <w:rFonts w:ascii="FangSong" w:eastAsia="FangSong" w:hAnsi="FangSong"/>
            </w:rPr>
          </w:pPr>
          <w:bookmarkStart w:id="8" w:name="_Toc632403679"/>
          <w:bookmarkStart w:id="9" w:name="_Toc183727704"/>
          <w:r w:rsidRPr="00DA6BCB">
            <w:rPr>
              <w:rFonts w:ascii="FangSong" w:eastAsia="FangSong" w:hAnsi="FangSong" w:hint="eastAsia"/>
            </w:rPr>
            <w:t>1.2公司</w:t>
          </w:r>
          <w:ins w:id="10" w:author="LIANG, Shanshan [CLC]" w:date="2024-11-30T18:48:00Z">
            <w:r w:rsidR="00855516">
              <w:rPr>
                <w:rFonts w:ascii="FangSong" w:eastAsia="FangSong" w:hAnsi="FangSong" w:hint="eastAsia"/>
              </w:rPr>
              <w:t>與產品</w:t>
            </w:r>
          </w:ins>
          <w:r w:rsidRPr="00DA6BCB">
            <w:rPr>
              <w:rFonts w:ascii="FangSong" w:eastAsia="FangSong" w:hAnsi="FangSong" w:hint="eastAsia"/>
            </w:rPr>
            <w:t>简介</w:t>
          </w:r>
          <w:bookmarkEnd w:id="8"/>
          <w:bookmarkEnd w:id="9"/>
        </w:p>
        <w:p w14:paraId="2FBFFDFB" w14:textId="1E25462D" w:rsidR="00FC2249" w:rsidRDefault="006D315F" w:rsidP="00650FD9">
          <w:pPr>
            <w:ind w:firstLine="420"/>
            <w:rPr>
              <w:rFonts w:ascii="FangSong" w:eastAsia="FangSong" w:hAnsi="FangSong"/>
              <w:sz w:val="24"/>
              <w:lang w:val="en-US"/>
            </w:rPr>
          </w:pPr>
          <w:del w:id="11" w:author="LIANG, Shanshan [CLC]" w:date="2024-11-30T18:45:00Z">
            <w:r w:rsidRPr="006D315F" w:rsidDel="00855516">
              <w:rPr>
                <w:rFonts w:ascii="FangSong" w:eastAsia="FangSong" w:hAnsi="FangSong"/>
                <w:sz w:val="24"/>
              </w:rPr>
              <w:delText>FRIENT友租</w:delText>
            </w:r>
          </w:del>
          <w:ins w:id="12" w:author="LIANG, Shanshan [CLC]" w:date="2024-11-30T18:45:00Z">
            <w:r w:rsidR="00855516" w:rsidRPr="002E578F">
              <w:rPr>
                <w:rFonts w:ascii="FangSong" w:eastAsia="FangSong" w:hAnsi="FangSong" w:hint="eastAsia"/>
                <w:sz w:val="24"/>
              </w:rPr>
              <w:t>红磡大专特别</w:t>
            </w:r>
            <w:proofErr w:type="gramStart"/>
            <w:r w:rsidR="00855516" w:rsidRPr="002E578F">
              <w:rPr>
                <w:rFonts w:ascii="FangSong" w:eastAsia="FangSong" w:hAnsi="FangSong" w:hint="eastAsia"/>
                <w:sz w:val="24"/>
              </w:rPr>
              <w:t>创业组</w:t>
            </w:r>
          </w:ins>
          <w:proofErr w:type="gramEnd"/>
          <w:r w:rsidRPr="006D315F">
            <w:rPr>
              <w:rFonts w:ascii="FangSong" w:eastAsia="FangSong" w:hAnsi="FangSong"/>
              <w:sz w:val="24"/>
            </w:rPr>
            <w:t>是一家专注于服务香港留学生群体的科技创新企业</w:t>
          </w:r>
          <w:del w:id="13" w:author="LIANG, Shanshan [CLC]" w:date="2024-11-30T18:45:00Z">
            <w:r w:rsidRPr="006D315F" w:rsidDel="00855516">
              <w:rPr>
                <w:rFonts w:ascii="FangSong" w:eastAsia="FangSong" w:hAnsi="FangSong"/>
                <w:sz w:val="24"/>
              </w:rPr>
              <w:delText>,由</w:delText>
            </w:r>
            <w:r w:rsidR="002E578F" w:rsidRPr="002E578F" w:rsidDel="00855516">
              <w:rPr>
                <w:rFonts w:ascii="FangSong" w:eastAsia="FangSong" w:hAnsi="FangSong" w:hint="eastAsia"/>
                <w:sz w:val="24"/>
              </w:rPr>
              <w:delText>红磡大专特别创业组</w:delText>
            </w:r>
            <w:r w:rsidRPr="006D315F" w:rsidDel="00855516">
              <w:rPr>
                <w:rFonts w:ascii="FangSong" w:eastAsia="FangSong" w:hAnsi="FangSong"/>
                <w:sz w:val="24"/>
              </w:rPr>
              <w:delText>创立</w:delText>
            </w:r>
          </w:del>
          <w:r w:rsidRPr="006D315F">
            <w:rPr>
              <w:rFonts w:ascii="FangSong" w:eastAsia="FangSong" w:hAnsi="FangSong"/>
              <w:sz w:val="24"/>
            </w:rPr>
            <w:t>。</w:t>
          </w:r>
          <w:ins w:id="14" w:author="LIANG, Shanshan [CLC]" w:date="2024-11-30T18:45:00Z">
            <w:r w:rsidR="00855516" w:rsidRPr="006D315F">
              <w:rPr>
                <w:rFonts w:ascii="FangSong" w:eastAsia="FangSong" w:hAnsi="FangSong"/>
                <w:sz w:val="24"/>
              </w:rPr>
              <w:t>FRIENT</w:t>
            </w:r>
            <w:proofErr w:type="gramStart"/>
            <w:r w:rsidR="00855516" w:rsidRPr="006D315F">
              <w:rPr>
                <w:rFonts w:ascii="FangSong" w:eastAsia="FangSong" w:hAnsi="FangSong"/>
                <w:sz w:val="24"/>
              </w:rPr>
              <w:t>友租</w:t>
            </w:r>
          </w:ins>
          <w:ins w:id="15" w:author="LIANG, Shanshan [CLC]" w:date="2024-11-30T18:46:00Z">
            <w:r w:rsidR="00855516">
              <w:rPr>
                <w:rFonts w:ascii="FangSong" w:eastAsia="FangSong" w:hAnsi="FangSong" w:hint="eastAsia"/>
                <w:sz w:val="24"/>
              </w:rPr>
              <w:t>是</w:t>
            </w:r>
          </w:ins>
          <w:proofErr w:type="gramEnd"/>
          <w:r w:rsidRPr="006D315F">
            <w:rPr>
              <w:rFonts w:ascii="FangSong" w:eastAsia="FangSong" w:hAnsi="FangSong"/>
              <w:sz w:val="24"/>
            </w:rPr>
            <w:t>公司着力打造</w:t>
          </w:r>
          <w:ins w:id="16" w:author="LIANG, Shanshan [CLC]" w:date="2024-11-30T18:46:00Z">
            <w:r w:rsidR="00855516">
              <w:rPr>
                <w:rFonts w:ascii="FangSong" w:eastAsia="FangSong" w:hAnsi="FangSong" w:hint="eastAsia"/>
                <w:sz w:val="24"/>
              </w:rPr>
              <w:t>的</w:t>
            </w:r>
          </w:ins>
          <w:r w:rsidRPr="006D315F">
            <w:rPr>
              <w:rFonts w:ascii="FangSong" w:eastAsia="FangSong" w:hAnsi="FangSong"/>
              <w:sz w:val="24"/>
            </w:rPr>
            <w:t>一站式交友租房平台,通过AI技术与大数据分析,为留学生提供智能化的室友匹配与房源推荐服务</w:t>
          </w:r>
          <w:del w:id="17" w:author="LIANG, Shanshan [CLC]" w:date="2024-11-30T18:46:00Z">
            <w:r w:rsidRPr="006D315F" w:rsidDel="00855516">
              <w:rPr>
                <w:rFonts w:ascii="FangSong" w:eastAsia="FangSong" w:hAnsi="FangSong"/>
                <w:sz w:val="24"/>
              </w:rPr>
              <w:delText>。我们致力于用科技创新解决留学生租房难题</w:delText>
            </w:r>
          </w:del>
          <w:r w:rsidRPr="006D315F">
            <w:rPr>
              <w:rFonts w:ascii="FangSong" w:eastAsia="FangSong" w:hAnsi="FangSong"/>
              <w:sz w:val="24"/>
            </w:rPr>
            <w:t>,打造"又得朋友又有租"的温馨社区。</w:t>
          </w:r>
        </w:p>
        <w:p w14:paraId="30272688" w14:textId="57711BB1" w:rsidR="00C93549" w:rsidRPr="00DA6BCB" w:rsidRDefault="00C93549" w:rsidP="008A718E">
          <w:pPr>
            <w:pStyle w:val="3"/>
            <w:rPr>
              <w:rFonts w:ascii="FangSong" w:eastAsia="FangSong" w:hAnsi="FangSong"/>
            </w:rPr>
          </w:pPr>
          <w:bookmarkStart w:id="18" w:name="_Toc441006012"/>
          <w:bookmarkStart w:id="19" w:name="_Toc183727705"/>
          <w:r w:rsidRPr="00DA6BCB">
            <w:rPr>
              <w:rFonts w:ascii="FangSong" w:eastAsia="FangSong" w:hAnsi="FangSong" w:hint="eastAsia"/>
            </w:rPr>
            <w:t>1.3创业动机</w:t>
          </w:r>
          <w:bookmarkEnd w:id="18"/>
          <w:bookmarkEnd w:id="19"/>
        </w:p>
        <w:p w14:paraId="20FB0B9F" w14:textId="19D6B658" w:rsidR="00C93549" w:rsidRDefault="00214BD8" w:rsidP="00650FD9">
          <w:pPr>
            <w:ind w:firstLine="420"/>
            <w:rPr>
              <w:rFonts w:ascii="FangSong" w:eastAsia="FangSong" w:hAnsi="FangSong"/>
              <w:sz w:val="24"/>
            </w:rPr>
          </w:pPr>
          <w:r w:rsidRPr="00214BD8">
            <w:rPr>
              <w:rFonts w:ascii="FangSong" w:eastAsia="FangSong" w:hAnsi="FangSong"/>
              <w:sz w:val="24"/>
            </w:rPr>
            <w:t>作为在港求学的大学生,我们深切体会到留学生在租房过程中所面临的重重困境。在繁重的学业压力下,同学们往往难以抽出大量时间和精力去寻找合适的住所,更遑论在鱼龙混杂的租房市场中甄别真实可靠的房源信息。与此同时,寻找志趣相投的室友更是一项极具挑战的任务 - 性格不合的室友可能会让整个求学生活蒙上阴影。我们发现,现有的租房平台要么收取高额中介费,加重了学生的经济负担；要么</w:t>
          </w:r>
          <w:commentRangeStart w:id="20"/>
          <w:r w:rsidRPr="00214BD8">
            <w:rPr>
              <w:rFonts w:ascii="FangSong" w:eastAsia="FangSong" w:hAnsi="FangSong"/>
              <w:sz w:val="24"/>
            </w:rPr>
            <w:t>信息碎片化</w:t>
          </w:r>
          <w:commentRangeEnd w:id="20"/>
          <w:r w:rsidR="00855516">
            <w:rPr>
              <w:rStyle w:val="af8"/>
            </w:rPr>
            <w:commentReference w:id="20"/>
          </w:r>
          <w:r w:rsidRPr="00214BD8">
            <w:rPr>
              <w:rFonts w:ascii="FangSong" w:eastAsia="FangSong" w:hAnsi="FangSong"/>
              <w:sz w:val="24"/>
            </w:rPr>
            <w:t>严重,</w:t>
          </w:r>
          <w:r w:rsidR="004D5A01">
            <w:rPr>
              <w:rFonts w:ascii="FangSong" w:eastAsia="FangSong" w:hAnsi="FangSong" w:hint="eastAsia"/>
              <w:sz w:val="24"/>
            </w:rPr>
            <w:t>找房</w:t>
          </w:r>
          <w:r w:rsidRPr="00214BD8">
            <w:rPr>
              <w:rFonts w:ascii="FangSong" w:eastAsia="FangSong" w:hAnsi="FangSong"/>
              <w:sz w:val="24"/>
            </w:rPr>
            <w:t>效率低下。正是这些切身经历和对问题的深入思考,促使我们萌生了创建FRIENT友租平台的想法。我们希望通过科技创新的力量,将房源整合、室友匹配等功能集于一体,为留学生提供一个便捷、可靠、人性化的租房解决方案,让他们能够将更多精力投入到学习和生活中,真正实现"又得朋友又有租"的理想状态。</w:t>
          </w:r>
        </w:p>
        <w:p w14:paraId="1B3A2B88" w14:textId="39CA06D6" w:rsidR="009D26CD" w:rsidRPr="00DA6BCB" w:rsidRDefault="009D26CD" w:rsidP="00EA3AD8">
          <w:pPr>
            <w:pStyle w:val="3"/>
            <w:rPr>
              <w:rFonts w:ascii="FangSong" w:eastAsia="FangSong" w:hAnsi="FangSong"/>
            </w:rPr>
          </w:pPr>
          <w:bookmarkStart w:id="21" w:name="_Toc722380367"/>
          <w:bookmarkStart w:id="22" w:name="_Toc183727706"/>
          <w:r w:rsidRPr="00DA6BCB">
            <w:rPr>
              <w:rFonts w:ascii="FangSong" w:eastAsia="FangSong" w:hAnsi="FangSong" w:hint="eastAsia"/>
            </w:rPr>
            <w:t>1.4团队介绍</w:t>
          </w:r>
          <w:bookmarkEnd w:id="21"/>
          <w:bookmarkEnd w:id="22"/>
        </w:p>
        <w:tbl>
          <w:tblPr>
            <w:tblStyle w:val="11"/>
            <w:tblW w:w="0" w:type="auto"/>
            <w:tblLook w:val="04A0" w:firstRow="1" w:lastRow="0" w:firstColumn="1" w:lastColumn="0" w:noHBand="0" w:noVBand="1"/>
          </w:tblPr>
          <w:tblGrid>
            <w:gridCol w:w="1413"/>
            <w:gridCol w:w="1559"/>
            <w:gridCol w:w="1418"/>
            <w:gridCol w:w="3906"/>
          </w:tblGrid>
          <w:tr w:rsidR="00333C75" w14:paraId="2ED28442" w14:textId="77777777" w:rsidTr="00073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C2AA0D5" w14:textId="69D67679" w:rsidR="00333C75" w:rsidRPr="00E203AD" w:rsidRDefault="00E45F5A" w:rsidP="004653E8">
                <w:pPr>
                  <w:rPr>
                    <w:rFonts w:ascii="FangSong" w:eastAsia="FangSong" w:hAnsi="FangSong"/>
                    <w:lang w:val="en-US"/>
                  </w:rPr>
                </w:pPr>
                <w:r w:rsidRPr="00E203AD">
                  <w:rPr>
                    <w:rFonts w:ascii="FangSong" w:eastAsia="FangSong" w:hAnsi="FangSong" w:hint="eastAsia"/>
                    <w:lang w:val="en-US"/>
                  </w:rPr>
                  <w:t>个人名称</w:t>
                </w:r>
              </w:p>
            </w:tc>
            <w:tc>
              <w:tcPr>
                <w:tcW w:w="1559" w:type="dxa"/>
              </w:tcPr>
              <w:p w14:paraId="4A68DEC6" w14:textId="19ECEEB9"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FangSong" w:eastAsia="FangSong" w:hAnsi="FangSong"/>
                    <w:lang w:val="en-US"/>
                  </w:rPr>
                </w:pPr>
                <w:r w:rsidRPr="00E203AD">
                  <w:rPr>
                    <w:rFonts w:ascii="FangSong" w:eastAsia="FangSong" w:hAnsi="FangSong" w:hint="eastAsia"/>
                    <w:lang w:val="en-US"/>
                  </w:rPr>
                  <w:t>职位</w:t>
                </w:r>
              </w:p>
            </w:tc>
            <w:tc>
              <w:tcPr>
                <w:tcW w:w="1418" w:type="dxa"/>
              </w:tcPr>
              <w:p w14:paraId="34373223" w14:textId="21EFAB30"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FangSong" w:eastAsia="FangSong" w:hAnsi="FangSong"/>
                    <w:lang w:val="en-US"/>
                  </w:rPr>
                </w:pPr>
                <w:r w:rsidRPr="00E203AD">
                  <w:rPr>
                    <w:rFonts w:ascii="FangSong" w:eastAsia="FangSong" w:hAnsi="FangSong" w:hint="eastAsia"/>
                    <w:lang w:val="en-US"/>
                  </w:rPr>
                  <w:t>资金分配</w:t>
                </w:r>
              </w:p>
            </w:tc>
            <w:tc>
              <w:tcPr>
                <w:tcW w:w="3906" w:type="dxa"/>
              </w:tcPr>
              <w:p w14:paraId="448B4B3F" w14:textId="17B89A49"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FangSong" w:eastAsia="FangSong" w:hAnsi="FangSong"/>
                    <w:lang w:val="en-US"/>
                  </w:rPr>
                </w:pPr>
                <w:r w:rsidRPr="00E203AD">
                  <w:rPr>
                    <w:rFonts w:ascii="FangSong" w:eastAsia="FangSong" w:hAnsi="FangSong" w:hint="eastAsia"/>
                    <w:lang w:val="en-US"/>
                  </w:rPr>
                  <w:t>职责</w:t>
                </w:r>
              </w:p>
            </w:tc>
          </w:tr>
          <w:tr w:rsidR="00333C75" w:rsidRPr="00F421C0" w14:paraId="04AFD9E8"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5D289FAE" w14:textId="08002FE8" w:rsidR="00333C75" w:rsidRPr="00DA6BCB" w:rsidRDefault="00E43FF3" w:rsidP="008B15FD">
                <w:pPr>
                  <w:rPr>
                    <w:rFonts w:ascii="FangSong" w:eastAsia="FangSong" w:hAnsi="FangSong"/>
                    <w:b w:val="0"/>
                    <w:bCs w:val="0"/>
                    <w:sz w:val="24"/>
                    <w:lang w:val="en-US"/>
                  </w:rPr>
                </w:pPr>
                <w:r w:rsidRPr="00DA6BCB">
                  <w:rPr>
                    <w:rFonts w:ascii="FangSong" w:eastAsia="FangSong" w:hAnsi="FangSong" w:hint="eastAsia"/>
                    <w:b w:val="0"/>
                    <w:bCs w:val="0"/>
                    <w:sz w:val="24"/>
                    <w:lang w:val="en-US"/>
                  </w:rPr>
                  <w:t>廖梓如</w:t>
                </w:r>
              </w:p>
            </w:tc>
            <w:tc>
              <w:tcPr>
                <w:tcW w:w="1559" w:type="dxa"/>
              </w:tcPr>
              <w:p w14:paraId="7A82CFE4" w14:textId="7AF86C1F" w:rsidR="00333C75" w:rsidRPr="00DA6BCB" w:rsidRDefault="00FA04F0"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项目经理</w:t>
                </w:r>
              </w:p>
            </w:tc>
            <w:tc>
              <w:tcPr>
                <w:tcW w:w="1418" w:type="dxa"/>
              </w:tcPr>
              <w:p w14:paraId="076E5D6F" w14:textId="3BABDB67" w:rsidR="00333C75" w:rsidRPr="00DA6BCB" w:rsidRDefault="000E04AD"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2</w:t>
                </w:r>
                <w:r w:rsidR="009C017B" w:rsidRPr="00DA6BCB">
                  <w:rPr>
                    <w:rFonts w:ascii="FangSong" w:eastAsia="FangSong" w:hAnsi="FangSong" w:hint="eastAsia"/>
                    <w:sz w:val="24"/>
                    <w:lang w:val="en-US"/>
                  </w:rPr>
                  <w:t>0%</w:t>
                </w:r>
              </w:p>
            </w:tc>
            <w:tc>
              <w:tcPr>
                <w:tcW w:w="3906" w:type="dxa"/>
              </w:tcPr>
              <w:p w14:paraId="30032BB0" w14:textId="6AA7D912" w:rsidR="00333C75" w:rsidRPr="00DA6BCB" w:rsidRDefault="00EF736E"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制定产品规划路线，管理项目需求，</w:t>
                </w:r>
                <w:r w:rsidR="00F95A0D" w:rsidRPr="00DA6BCB">
                  <w:rPr>
                    <w:rFonts w:hint="eastAsia"/>
                    <w:sz w:val="24"/>
                    <w:lang w:val="en-US"/>
                  </w:rPr>
                  <w:t>制定项目计划以及风险管理</w:t>
                </w:r>
              </w:p>
            </w:tc>
          </w:tr>
          <w:tr w:rsidR="00E45F5A" w14:paraId="0AD5B0D5"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2426FC29" w14:textId="4A09DF51" w:rsidR="00E45F5A" w:rsidRPr="00DA6BCB" w:rsidRDefault="005818FC" w:rsidP="004653E8">
                <w:pPr>
                  <w:rPr>
                    <w:rFonts w:ascii="FangSong" w:eastAsia="FangSong" w:hAnsi="FangSong"/>
                    <w:b w:val="0"/>
                    <w:bCs w:val="0"/>
                    <w:sz w:val="24"/>
                    <w:lang w:val="en-US"/>
                  </w:rPr>
                </w:pPr>
                <w:r w:rsidRPr="00DA6BCB">
                  <w:rPr>
                    <w:rFonts w:ascii="FangSong" w:eastAsia="FangSong" w:hAnsi="FangSong" w:hint="eastAsia"/>
                    <w:b w:val="0"/>
                    <w:bCs w:val="0"/>
                    <w:sz w:val="24"/>
                    <w:lang w:val="en-US"/>
                  </w:rPr>
                  <w:t>柴文昌</w:t>
                </w:r>
              </w:p>
            </w:tc>
            <w:tc>
              <w:tcPr>
                <w:tcW w:w="1559" w:type="dxa"/>
              </w:tcPr>
              <w:p w14:paraId="06A46712" w14:textId="0ACCAE1B" w:rsidR="00E45F5A"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技术负责人</w:t>
                </w:r>
              </w:p>
            </w:tc>
            <w:tc>
              <w:tcPr>
                <w:tcW w:w="1418" w:type="dxa"/>
              </w:tcPr>
              <w:p w14:paraId="6C12DD87" w14:textId="46558D8A" w:rsidR="00E45F5A" w:rsidRPr="00DA6BCB" w:rsidRDefault="00936AB1"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25%</w:t>
                </w:r>
              </w:p>
            </w:tc>
            <w:tc>
              <w:tcPr>
                <w:tcW w:w="3906" w:type="dxa"/>
              </w:tcPr>
              <w:p w14:paraId="2AC96287" w14:textId="7FE03EEF" w:rsidR="00E45F5A" w:rsidRPr="00DA6BCB" w:rsidRDefault="00587693"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制定软件开发计划，</w:t>
                </w:r>
                <w:r w:rsidR="00433E22" w:rsidRPr="00DA6BCB">
                  <w:rPr>
                    <w:rFonts w:hint="eastAsia"/>
                    <w:sz w:val="24"/>
                    <w:lang w:val="en-US"/>
                  </w:rPr>
                  <w:t>解决关键性技术问题以及</w:t>
                </w:r>
                <w:r w:rsidR="00E36B44" w:rsidRPr="00DA6BCB">
                  <w:rPr>
                    <w:rFonts w:hint="eastAsia"/>
                    <w:sz w:val="24"/>
                    <w:lang w:val="en-US"/>
                  </w:rPr>
                  <w:t>推出创新和维护</w:t>
                </w:r>
              </w:p>
            </w:tc>
          </w:tr>
          <w:tr w:rsidR="00333C75" w14:paraId="739C94B3"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69473A06" w14:textId="3685223E" w:rsidR="00333C75" w:rsidRPr="00DA6BCB" w:rsidRDefault="005818FC" w:rsidP="004653E8">
                <w:pPr>
                  <w:rPr>
                    <w:rFonts w:ascii="FangSong" w:eastAsia="FangSong" w:hAnsi="FangSong"/>
                    <w:b w:val="0"/>
                    <w:bCs w:val="0"/>
                    <w:sz w:val="24"/>
                    <w:lang w:val="en-US"/>
                  </w:rPr>
                </w:pPr>
                <w:r w:rsidRPr="00DA6BCB">
                  <w:rPr>
                    <w:rFonts w:ascii="FangSong" w:eastAsia="FangSong" w:hAnsi="FangSong" w:hint="eastAsia"/>
                    <w:b w:val="0"/>
                    <w:bCs w:val="0"/>
                    <w:sz w:val="24"/>
                    <w:lang w:val="en-US"/>
                  </w:rPr>
                  <w:t>王睿杰</w:t>
                </w:r>
              </w:p>
            </w:tc>
            <w:tc>
              <w:tcPr>
                <w:tcW w:w="1559" w:type="dxa"/>
              </w:tcPr>
              <w:p w14:paraId="6C89E07A" w14:textId="0A5DBCC6" w:rsidR="00333C75"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行政负责人</w:t>
                </w:r>
              </w:p>
            </w:tc>
            <w:tc>
              <w:tcPr>
                <w:tcW w:w="1418" w:type="dxa"/>
              </w:tcPr>
              <w:p w14:paraId="0075A288" w14:textId="70A0A818" w:rsidR="00333C75" w:rsidRPr="00DA6BCB" w:rsidRDefault="00936AB1"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25%</w:t>
                </w:r>
              </w:p>
            </w:tc>
            <w:tc>
              <w:tcPr>
                <w:tcW w:w="3906" w:type="dxa"/>
              </w:tcPr>
              <w:p w14:paraId="3BE8F8C6" w14:textId="211FC224" w:rsidR="00333C75" w:rsidRPr="00DA6BCB" w:rsidRDefault="00193589"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日常行政管理，保障</w:t>
                </w:r>
                <w:r w:rsidR="0029364E" w:rsidRPr="00DA6BCB">
                  <w:rPr>
                    <w:rFonts w:hint="eastAsia"/>
                    <w:sz w:val="24"/>
                    <w:lang w:val="en-US"/>
                  </w:rPr>
                  <w:t>后勤以及费用</w:t>
                </w:r>
                <w:r w:rsidR="006A7203" w:rsidRPr="00DA6BCB">
                  <w:rPr>
                    <w:rFonts w:hint="eastAsia"/>
                    <w:sz w:val="24"/>
                    <w:lang w:val="en-US"/>
                  </w:rPr>
                  <w:t>预算制定</w:t>
                </w:r>
              </w:p>
            </w:tc>
          </w:tr>
          <w:tr w:rsidR="00333C75" w14:paraId="67E7C829"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59019B59" w14:textId="5D09217A" w:rsidR="00333C75" w:rsidRPr="00DA6BCB" w:rsidRDefault="005818FC" w:rsidP="004653E8">
                <w:pPr>
                  <w:rPr>
                    <w:rFonts w:ascii="FangSong" w:eastAsia="FangSong" w:hAnsi="FangSong"/>
                    <w:b w:val="0"/>
                    <w:bCs w:val="0"/>
                    <w:sz w:val="24"/>
                    <w:lang w:val="en-US"/>
                  </w:rPr>
                </w:pPr>
                <w:r w:rsidRPr="00DA6BCB">
                  <w:rPr>
                    <w:rFonts w:ascii="FangSong" w:eastAsia="FangSong" w:hAnsi="FangSong" w:hint="eastAsia"/>
                    <w:b w:val="0"/>
                    <w:bCs w:val="0"/>
                    <w:sz w:val="24"/>
                    <w:lang w:val="en-US"/>
                  </w:rPr>
                  <w:t>朱金顺</w:t>
                </w:r>
              </w:p>
            </w:tc>
            <w:tc>
              <w:tcPr>
                <w:tcW w:w="1559" w:type="dxa"/>
              </w:tcPr>
              <w:p w14:paraId="2DB19CFE" w14:textId="47516CA8" w:rsidR="00333C75"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市场负责人</w:t>
                </w:r>
              </w:p>
            </w:tc>
            <w:tc>
              <w:tcPr>
                <w:tcW w:w="1418" w:type="dxa"/>
              </w:tcPr>
              <w:p w14:paraId="11E09930" w14:textId="68C0DE82" w:rsidR="00333C75" w:rsidRPr="00DA6BCB" w:rsidRDefault="0082771F"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sz w:val="24"/>
                    <w:lang w:val="en-US"/>
                  </w:rPr>
                </w:pPr>
                <w:r w:rsidRPr="00DA6BCB">
                  <w:rPr>
                    <w:rFonts w:ascii="FangSong" w:eastAsia="FangSong" w:hAnsi="FangSong" w:hint="eastAsia"/>
                    <w:sz w:val="24"/>
                    <w:lang w:val="en-US"/>
                  </w:rPr>
                  <w:t>15</w:t>
                </w:r>
                <w:r w:rsidR="009C017B" w:rsidRPr="00DA6BCB">
                  <w:rPr>
                    <w:rFonts w:ascii="FangSong" w:eastAsia="FangSong" w:hAnsi="FangSong" w:hint="eastAsia"/>
                    <w:sz w:val="24"/>
                    <w:lang w:val="en-US"/>
                  </w:rPr>
                  <w:t>%</w:t>
                </w:r>
              </w:p>
            </w:tc>
            <w:tc>
              <w:tcPr>
                <w:tcW w:w="3906" w:type="dxa"/>
              </w:tcPr>
              <w:p w14:paraId="706182E7" w14:textId="2E718ACE" w:rsidR="00333C75" w:rsidRPr="00DA6BCB" w:rsidRDefault="005C51B0"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制定市场战略计划，</w:t>
                </w:r>
                <w:r w:rsidR="000046A3" w:rsidRPr="00DA6BCB">
                  <w:rPr>
                    <w:rFonts w:hint="eastAsia"/>
                    <w:sz w:val="24"/>
                    <w:lang w:val="en-US"/>
                  </w:rPr>
                  <w:t>策划和执行营</w:t>
                </w:r>
                <w:r w:rsidR="000046A3" w:rsidRPr="00DA6BCB">
                  <w:rPr>
                    <w:rFonts w:hint="eastAsia"/>
                    <w:sz w:val="24"/>
                    <w:lang w:val="en-US"/>
                  </w:rPr>
                  <w:lastRenderedPageBreak/>
                  <w:t>销策略，</w:t>
                </w:r>
                <w:r w:rsidR="00CC74BC" w:rsidRPr="00DA6BCB">
                  <w:rPr>
                    <w:rFonts w:hint="eastAsia"/>
                    <w:sz w:val="24"/>
                    <w:lang w:val="en-US"/>
                  </w:rPr>
                  <w:t>分析市场趋势</w:t>
                </w:r>
              </w:p>
            </w:tc>
          </w:tr>
          <w:tr w:rsidR="00333C75" w14:paraId="58B222A1"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41F6AA7B" w14:textId="1E65F2E5" w:rsidR="00333C75" w:rsidRPr="005818FC" w:rsidRDefault="005818FC" w:rsidP="004653E8">
                <w:pPr>
                  <w:rPr>
                    <w:rFonts w:ascii="FangSong" w:eastAsia="FangSong" w:hAnsi="FangSong"/>
                    <w:b w:val="0"/>
                    <w:bCs w:val="0"/>
                    <w:lang w:val="en-US"/>
                  </w:rPr>
                </w:pPr>
                <w:r w:rsidRPr="005818FC">
                  <w:rPr>
                    <w:rFonts w:ascii="FangSong" w:eastAsia="FangSong" w:hAnsi="FangSong" w:hint="eastAsia"/>
                    <w:b w:val="0"/>
                    <w:bCs w:val="0"/>
                    <w:lang w:val="en-US"/>
                  </w:rPr>
                  <w:lastRenderedPageBreak/>
                  <w:t>冯睿哲</w:t>
                </w:r>
              </w:p>
            </w:tc>
            <w:tc>
              <w:tcPr>
                <w:tcW w:w="1559" w:type="dxa"/>
              </w:tcPr>
              <w:p w14:paraId="2EF70581" w14:textId="62714F17" w:rsidR="00333C75" w:rsidRPr="005818FC" w:rsidRDefault="005818FC" w:rsidP="004653E8">
                <w:pPr>
                  <w:cnfStyle w:val="000000000000" w:firstRow="0" w:lastRow="0" w:firstColumn="0" w:lastColumn="0" w:oddVBand="0" w:evenVBand="0" w:oddHBand="0" w:evenHBand="0" w:firstRowFirstColumn="0" w:firstRowLastColumn="0" w:lastRowFirstColumn="0" w:lastRowLastColumn="0"/>
                  <w:rPr>
                    <w:rFonts w:ascii="FangSong" w:eastAsia="FangSong" w:hAnsi="FangSong"/>
                    <w:lang w:val="en-US"/>
                  </w:rPr>
                </w:pPr>
                <w:r w:rsidRPr="005818FC">
                  <w:rPr>
                    <w:rFonts w:ascii="FangSong" w:eastAsia="FangSong" w:hAnsi="FangSong" w:hint="eastAsia"/>
                    <w:lang w:val="en-US"/>
                  </w:rPr>
                  <w:t>财务负责人</w:t>
                </w:r>
              </w:p>
            </w:tc>
            <w:tc>
              <w:tcPr>
                <w:tcW w:w="1418" w:type="dxa"/>
              </w:tcPr>
              <w:p w14:paraId="559AF104" w14:textId="638C5A49" w:rsidR="00333C75" w:rsidRDefault="00936AB1" w:rsidP="004653E8">
                <w:pPr>
                  <w:cnfStyle w:val="000000000000" w:firstRow="0" w:lastRow="0" w:firstColumn="0" w:lastColumn="0" w:oddVBand="0" w:evenVBand="0" w:oddHBand="0" w:evenHBand="0" w:firstRowFirstColumn="0" w:firstRowLastColumn="0" w:lastRowFirstColumn="0" w:lastRowLastColumn="0"/>
                  <w:rPr>
                    <w:lang w:val="en-US"/>
                  </w:rPr>
                </w:pPr>
                <w:r>
                  <w:rPr>
                    <w:rFonts w:hint="eastAsia"/>
                    <w:lang w:val="en-US"/>
                  </w:rPr>
                  <w:t>15%</w:t>
                </w:r>
              </w:p>
            </w:tc>
            <w:tc>
              <w:tcPr>
                <w:tcW w:w="3906" w:type="dxa"/>
              </w:tcPr>
              <w:p w14:paraId="341D0769" w14:textId="5E81B22D" w:rsidR="00333C75" w:rsidRDefault="00750BA4" w:rsidP="004653E8">
                <w:pPr>
                  <w:cnfStyle w:val="000000000000" w:firstRow="0" w:lastRow="0" w:firstColumn="0" w:lastColumn="0" w:oddVBand="0" w:evenVBand="0" w:oddHBand="0" w:evenHBand="0" w:firstRowFirstColumn="0" w:firstRowLastColumn="0" w:lastRowFirstColumn="0" w:lastRowLastColumn="0"/>
                  <w:rPr>
                    <w:lang w:val="en-US"/>
                  </w:rPr>
                </w:pPr>
                <w:r>
                  <w:rPr>
                    <w:rFonts w:hint="eastAsia"/>
                    <w:lang w:val="en-US"/>
                  </w:rPr>
                  <w:t>制定财务政策，</w:t>
                </w:r>
                <w:r w:rsidR="00926CC4">
                  <w:rPr>
                    <w:rFonts w:hint="eastAsia"/>
                    <w:lang w:val="en-US"/>
                  </w:rPr>
                  <w:t>资金运营以及调度，</w:t>
                </w:r>
                <w:r w:rsidR="00531C8F">
                  <w:rPr>
                    <w:rFonts w:hint="eastAsia"/>
                    <w:lang w:val="en-US"/>
                  </w:rPr>
                  <w:t>控制预算，控制风险以及财务分析</w:t>
                </w:r>
              </w:p>
            </w:tc>
          </w:tr>
        </w:tbl>
        <w:p w14:paraId="392BACA4" w14:textId="77777777" w:rsidR="004653E8" w:rsidRDefault="004653E8" w:rsidP="004653E8">
          <w:pPr>
            <w:rPr>
              <w:lang w:val="en-US"/>
            </w:rPr>
          </w:pPr>
        </w:p>
        <w:p w14:paraId="093CE31F" w14:textId="117CDF02" w:rsidR="00531C8F" w:rsidRPr="00DA6BCB" w:rsidRDefault="00531C8F" w:rsidP="00531C8F">
          <w:pPr>
            <w:pStyle w:val="3"/>
            <w:rPr>
              <w:rFonts w:ascii="FangSong" w:eastAsia="FangSong" w:hAnsi="FangSong"/>
            </w:rPr>
          </w:pPr>
          <w:bookmarkStart w:id="23" w:name="_Toc1568781730"/>
          <w:bookmarkStart w:id="24" w:name="_Toc183727707"/>
          <w:r w:rsidRPr="00DA6BCB">
            <w:rPr>
              <w:rFonts w:ascii="FangSong" w:eastAsia="FangSong" w:hAnsi="FangSong" w:hint="eastAsia"/>
            </w:rPr>
            <w:t>1.5阶段目标</w:t>
          </w:r>
          <w:bookmarkEnd w:id="23"/>
          <w:bookmarkEnd w:id="24"/>
        </w:p>
        <w:p w14:paraId="0C813CE7" w14:textId="184F7E1C" w:rsidR="00E3419C" w:rsidRPr="006E01D5" w:rsidRDefault="00E3419C" w:rsidP="00FF1E8B">
          <w:pPr>
            <w:pStyle w:val="4"/>
            <w:rPr>
              <w:rFonts w:ascii="FangSong" w:eastAsia="FangSong" w:hAnsi="FangSong"/>
            </w:rPr>
          </w:pPr>
          <w:bookmarkStart w:id="25" w:name="_Toc237287757"/>
          <w:bookmarkStart w:id="26" w:name="_Toc183727708"/>
          <w:r w:rsidRPr="006E01D5">
            <w:rPr>
              <w:rFonts w:ascii="FangSong" w:eastAsia="FangSong" w:hAnsi="FangSong" w:hint="eastAsia"/>
            </w:rPr>
            <w:t>1.5.1短期目标</w:t>
          </w:r>
          <w:bookmarkEnd w:id="25"/>
          <w:bookmarkEnd w:id="26"/>
        </w:p>
        <w:p w14:paraId="3A88D30C" w14:textId="155C4B80" w:rsidR="00E3419C" w:rsidRDefault="00C4553D" w:rsidP="72B9E795">
          <w:pPr>
            <w:ind w:firstLine="420"/>
            <w:rPr>
              <w:rFonts w:ascii="FangSong" w:eastAsia="FangSong" w:hAnsi="FangSong"/>
              <w:sz w:val="24"/>
              <w:lang w:val="en-US"/>
            </w:rPr>
          </w:pPr>
          <w:r w:rsidRPr="72B9E795">
            <w:rPr>
              <w:rFonts w:ascii="FangSong" w:eastAsia="FangSong" w:hAnsi="FangSong" w:hint="eastAsia"/>
              <w:sz w:val="24"/>
              <w:lang w:val="en-US"/>
            </w:rPr>
            <w:t>首年拥有5000及以上的客户需求量</w:t>
          </w:r>
        </w:p>
        <w:p w14:paraId="16DB0003" w14:textId="4E726367" w:rsidR="00A710C3" w:rsidRDefault="00507005" w:rsidP="72B9E795">
          <w:pPr>
            <w:ind w:firstLine="420"/>
            <w:rPr>
              <w:rFonts w:ascii="FangSong" w:eastAsia="FangSong" w:hAnsi="FangSong"/>
              <w:sz w:val="24"/>
              <w:lang w:val="en-US"/>
            </w:rPr>
          </w:pPr>
          <w:r w:rsidRPr="72B9E795">
            <w:rPr>
              <w:rFonts w:ascii="FangSong" w:eastAsia="FangSong" w:hAnsi="FangSong" w:hint="eastAsia"/>
              <w:sz w:val="24"/>
              <w:lang w:val="en-US"/>
            </w:rPr>
            <w:t>首年房东推流2000个及以上</w:t>
          </w:r>
        </w:p>
        <w:p w14:paraId="25075986" w14:textId="02ECB898" w:rsidR="00507005" w:rsidRDefault="00507005" w:rsidP="72B9E795">
          <w:pPr>
            <w:ind w:firstLine="420"/>
            <w:rPr>
              <w:rFonts w:ascii="FangSong" w:eastAsia="FangSong" w:hAnsi="FangSong"/>
              <w:sz w:val="24"/>
              <w:lang w:val="en-US"/>
            </w:rPr>
          </w:pPr>
          <w:r w:rsidRPr="72B9E795">
            <w:rPr>
              <w:rFonts w:ascii="FangSong" w:eastAsia="FangSong" w:hAnsi="FangSong" w:hint="eastAsia"/>
              <w:sz w:val="24"/>
              <w:lang w:val="en-US"/>
            </w:rPr>
            <w:t>首年广告收入</w:t>
          </w:r>
          <w:r w:rsidR="00450044" w:rsidRPr="72B9E795">
            <w:rPr>
              <w:rFonts w:ascii="FangSong" w:eastAsia="FangSong" w:hAnsi="FangSong" w:hint="eastAsia"/>
              <w:sz w:val="24"/>
              <w:lang w:val="en-US"/>
            </w:rPr>
            <w:t>能增加到50条以上</w:t>
          </w:r>
        </w:p>
        <w:p w14:paraId="5CFE2A96" w14:textId="77777777" w:rsidR="00450044" w:rsidRDefault="00450044" w:rsidP="72B9E795">
          <w:pPr>
            <w:ind w:firstLine="420"/>
            <w:rPr>
              <w:rFonts w:ascii="FangSong" w:eastAsia="FangSong" w:hAnsi="FangSong"/>
              <w:sz w:val="24"/>
              <w:lang w:val="en-US"/>
            </w:rPr>
          </w:pPr>
        </w:p>
        <w:p w14:paraId="635144C3" w14:textId="180B965D" w:rsidR="00450044" w:rsidRPr="006E01D5" w:rsidRDefault="00450044" w:rsidP="00FF1E8B">
          <w:pPr>
            <w:pStyle w:val="4"/>
            <w:rPr>
              <w:rFonts w:ascii="FangSong" w:eastAsia="FangSong" w:hAnsi="FangSong"/>
            </w:rPr>
          </w:pPr>
          <w:bookmarkStart w:id="27" w:name="_Toc1297684741"/>
          <w:bookmarkStart w:id="28" w:name="_Toc183727709"/>
          <w:r w:rsidRPr="006E01D5">
            <w:rPr>
              <w:rFonts w:ascii="FangSong" w:eastAsia="FangSong" w:hAnsi="FangSong" w:hint="eastAsia"/>
            </w:rPr>
            <w:t>1.5.2长期目标</w:t>
          </w:r>
          <w:bookmarkEnd w:id="27"/>
          <w:bookmarkEnd w:id="28"/>
        </w:p>
        <w:p w14:paraId="40489EF6" w14:textId="10C93941" w:rsidR="00450044" w:rsidRDefault="002C458E" w:rsidP="72B9E795">
          <w:pPr>
            <w:ind w:firstLine="420"/>
            <w:rPr>
              <w:rFonts w:ascii="FangSong" w:eastAsia="FangSong" w:hAnsi="FangSong"/>
              <w:sz w:val="24"/>
              <w:lang w:val="en-US"/>
            </w:rPr>
          </w:pPr>
          <w:r w:rsidRPr="72B9E795">
            <w:rPr>
              <w:rFonts w:ascii="FangSong" w:eastAsia="FangSong" w:hAnsi="FangSong" w:hint="eastAsia"/>
              <w:sz w:val="24"/>
              <w:lang w:val="en-US"/>
            </w:rPr>
            <w:t>每年</w:t>
          </w:r>
          <w:r w:rsidR="0098334C" w:rsidRPr="72B9E795">
            <w:rPr>
              <w:rFonts w:ascii="FangSong" w:eastAsia="FangSong" w:hAnsi="FangSong" w:hint="eastAsia"/>
              <w:sz w:val="24"/>
              <w:lang w:val="en-US"/>
            </w:rPr>
            <w:t>10000</w:t>
          </w:r>
          <w:r w:rsidR="00400F3B" w:rsidRPr="72B9E795">
            <w:rPr>
              <w:rFonts w:ascii="FangSong" w:eastAsia="FangSong" w:hAnsi="FangSong" w:hint="eastAsia"/>
              <w:sz w:val="24"/>
              <w:lang w:val="en-US"/>
            </w:rPr>
            <w:t>的用户需求量</w:t>
          </w:r>
        </w:p>
        <w:p w14:paraId="12A3ECBD" w14:textId="12A63E98" w:rsidR="00E521D9" w:rsidRDefault="002C4309" w:rsidP="72B9E795">
          <w:pPr>
            <w:ind w:firstLine="420"/>
            <w:rPr>
              <w:rFonts w:ascii="FangSong" w:eastAsia="FangSong" w:hAnsi="FangSong"/>
              <w:sz w:val="24"/>
              <w:lang w:val="en-US"/>
            </w:rPr>
          </w:pPr>
          <w:r w:rsidRPr="72B9E795">
            <w:rPr>
              <w:rFonts w:ascii="FangSong" w:eastAsia="FangSong" w:hAnsi="FangSong" w:hint="eastAsia"/>
              <w:sz w:val="24"/>
              <w:lang w:val="en-US"/>
            </w:rPr>
            <w:t>房源多而且精</w:t>
          </w:r>
          <w:r w:rsidR="00E521D9" w:rsidRPr="72B9E795">
            <w:rPr>
              <w:rFonts w:ascii="FangSong" w:eastAsia="FangSong" w:hAnsi="FangSong" w:hint="eastAsia"/>
              <w:sz w:val="24"/>
              <w:lang w:val="en-US"/>
            </w:rPr>
            <w:t>，大量房东入驻平台</w:t>
          </w:r>
        </w:p>
        <w:p w14:paraId="07C00D67" w14:textId="0D89F7DD" w:rsidR="00E521D9" w:rsidRPr="00E521D9" w:rsidRDefault="002F51C1" w:rsidP="72B9E795">
          <w:pPr>
            <w:ind w:firstLine="420"/>
            <w:rPr>
              <w:rFonts w:ascii="FangSong" w:eastAsia="FangSong" w:hAnsi="FangSong"/>
              <w:sz w:val="24"/>
              <w:lang w:val="en-US"/>
            </w:rPr>
          </w:pPr>
          <w:commentRangeStart w:id="29"/>
          <w:r w:rsidRPr="72B9E795">
            <w:rPr>
              <w:rFonts w:ascii="FangSong" w:eastAsia="FangSong" w:hAnsi="FangSong" w:hint="eastAsia"/>
              <w:sz w:val="24"/>
              <w:lang w:val="en-US"/>
            </w:rPr>
            <w:t>拓展业务到香港</w:t>
          </w:r>
          <w:r w:rsidR="00A819C4" w:rsidRPr="72B9E795">
            <w:rPr>
              <w:rFonts w:ascii="FangSong" w:eastAsia="FangSong" w:hAnsi="FangSong" w:hint="eastAsia"/>
              <w:sz w:val="24"/>
              <w:lang w:val="en-US"/>
            </w:rPr>
            <w:t>除九龙外其他区域</w:t>
          </w:r>
          <w:commentRangeEnd w:id="29"/>
          <w:r w:rsidR="00855516">
            <w:rPr>
              <w:rStyle w:val="af8"/>
            </w:rPr>
            <w:commentReference w:id="29"/>
          </w:r>
        </w:p>
        <w:p w14:paraId="5489A8FE" w14:textId="77777777" w:rsidR="00A710C3" w:rsidRPr="00E3419C" w:rsidRDefault="00A710C3" w:rsidP="00E3419C">
          <w:pPr>
            <w:rPr>
              <w:lang w:val="en-US"/>
            </w:rPr>
          </w:pPr>
        </w:p>
        <w:p w14:paraId="224B106B" w14:textId="77777777" w:rsidR="00EA3AD8" w:rsidRPr="00EA3AD8" w:rsidRDefault="00EA3AD8" w:rsidP="00EA3AD8"/>
        <w:p w14:paraId="786A37E0" w14:textId="6472449A" w:rsidR="00037A86" w:rsidRPr="00037A86" w:rsidRDefault="00C63A63">
          <w:pPr>
            <w:widowControl/>
            <w:rPr>
              <w:rFonts w:ascii="FangSong" w:eastAsia="FangSong" w:hAnsi="FangSong"/>
              <w:sz w:val="24"/>
            </w:rPr>
          </w:pPr>
          <w:r>
            <w:rPr>
              <w:rFonts w:ascii="FangSong" w:eastAsia="FangSong" w:hAnsi="FangSong" w:hint="eastAsia"/>
              <w:sz w:val="24"/>
            </w:rPr>
            <w:br w:type="page"/>
          </w:r>
        </w:p>
      </w:sdtContent>
    </w:sdt>
    <w:p w14:paraId="18AE0520" w14:textId="35D263A0" w:rsidR="00354FB5" w:rsidRPr="006E01D5" w:rsidRDefault="00354FB5" w:rsidP="00320914">
      <w:pPr>
        <w:pStyle w:val="2"/>
        <w:rPr>
          <w:rFonts w:ascii="FangSong" w:eastAsia="FangSong" w:hAnsi="FangSong"/>
        </w:rPr>
      </w:pPr>
      <w:bookmarkStart w:id="30" w:name="_Toc1486850860"/>
      <w:bookmarkStart w:id="31" w:name="_Toc183727710"/>
      <w:r w:rsidRPr="006E01D5">
        <w:rPr>
          <w:rFonts w:ascii="FangSong" w:eastAsia="FangSong" w:hAnsi="FangSong" w:hint="eastAsia"/>
        </w:rPr>
        <w:lastRenderedPageBreak/>
        <w:t>2.</w:t>
      </w:r>
      <w:r w:rsidR="002F72F0" w:rsidRPr="006E01D5">
        <w:rPr>
          <w:rFonts w:ascii="FangSong" w:eastAsia="FangSong" w:hAnsi="FangSong" w:hint="eastAsia"/>
        </w:rPr>
        <w:t>产品介绍</w:t>
      </w:r>
      <w:bookmarkEnd w:id="30"/>
      <w:bookmarkEnd w:id="31"/>
    </w:p>
    <w:p w14:paraId="6F1C57CF" w14:textId="1ACF19CC" w:rsidR="00706643" w:rsidRPr="00DA6BCB" w:rsidRDefault="00706643" w:rsidP="008725B5">
      <w:pPr>
        <w:pStyle w:val="3"/>
        <w:rPr>
          <w:rFonts w:ascii="FangSong" w:eastAsia="FangSong" w:hAnsi="FangSong"/>
        </w:rPr>
      </w:pPr>
      <w:bookmarkStart w:id="32" w:name="_Toc701684322"/>
      <w:bookmarkStart w:id="33" w:name="_Toc183727711"/>
      <w:r w:rsidRPr="00DA6BCB">
        <w:rPr>
          <w:rFonts w:ascii="FangSong" w:eastAsia="FangSong" w:hAnsi="FangSong"/>
        </w:rPr>
        <w:t>2.1</w:t>
      </w:r>
      <w:r w:rsidR="00E87BB6" w:rsidRPr="00DA6BCB">
        <w:rPr>
          <w:rFonts w:ascii="FangSong" w:eastAsia="FangSong" w:hAnsi="FangSong"/>
        </w:rPr>
        <w:t>平台简介</w:t>
      </w:r>
      <w:bookmarkEnd w:id="32"/>
      <w:bookmarkEnd w:id="33"/>
    </w:p>
    <w:p w14:paraId="0EAB1EC0" w14:textId="454C20DB" w:rsidR="00521316" w:rsidRPr="00DA6BCB" w:rsidDel="00855516" w:rsidRDefault="00A21EAE" w:rsidP="00A21EAE">
      <w:pPr>
        <w:pStyle w:val="4"/>
        <w:rPr>
          <w:del w:id="34" w:author="LIANG, Shanshan [CLC]" w:date="2024-11-30T18:50:00Z"/>
          <w:rFonts w:ascii="FangSong" w:eastAsia="FangSong" w:hAnsi="FangSong"/>
        </w:rPr>
      </w:pPr>
      <w:bookmarkStart w:id="35" w:name="_Toc140329727"/>
      <w:bookmarkStart w:id="36" w:name="_Toc183727712"/>
      <w:commentRangeStart w:id="37"/>
      <w:del w:id="38" w:author="LIANG, Shanshan [CLC]" w:date="2024-11-30T18:50:00Z">
        <w:r w:rsidRPr="00DA6BCB" w:rsidDel="00855516">
          <w:rPr>
            <w:rFonts w:ascii="FangSong" w:eastAsia="FangSong" w:hAnsi="FangSong" w:hint="eastAsia"/>
          </w:rPr>
          <w:delText>2.1.1</w:delText>
        </w:r>
        <w:r w:rsidRPr="00DA6BCB" w:rsidDel="00855516">
          <w:rPr>
            <w:rFonts w:ascii="FangSong" w:eastAsia="FangSong" w:hAnsi="FangSong"/>
          </w:rPr>
          <w:delText>核心理念</w:delText>
        </w:r>
        <w:bookmarkEnd w:id="35"/>
        <w:bookmarkEnd w:id="36"/>
      </w:del>
    </w:p>
    <w:p w14:paraId="6F17E4DD" w14:textId="2EF00E27" w:rsidR="00A21EAE" w:rsidRPr="001841EA" w:rsidDel="00855516" w:rsidRDefault="005C7BB7" w:rsidP="00B42470">
      <w:pPr>
        <w:ind w:firstLine="420"/>
        <w:rPr>
          <w:del w:id="39" w:author="LIANG, Shanshan [CLC]" w:date="2024-11-30T18:50:00Z"/>
          <w:rFonts w:ascii="FangSong" w:eastAsia="FangSong" w:hAnsi="FangSong"/>
          <w:sz w:val="24"/>
          <w:lang w:val="en-US"/>
        </w:rPr>
      </w:pPr>
      <w:del w:id="40" w:author="LIANG, Shanshan [CLC]" w:date="2024-11-30T18:50:00Z">
        <w:r w:rsidRPr="001841EA" w:rsidDel="00855516">
          <w:rPr>
            <w:rFonts w:ascii="FangSong" w:eastAsia="FangSong" w:hAnsi="FangSong" w:hint="eastAsia"/>
            <w:sz w:val="24"/>
            <w:lang w:val="en-US"/>
          </w:rPr>
          <w:delText>FRIENT友租秉持</w:delText>
        </w:r>
        <w:r w:rsidR="00BC743A" w:rsidDel="00855516">
          <w:rPr>
            <w:rFonts w:ascii="FangSong" w:eastAsia="FangSong" w:hAnsi="FangSong" w:hint="eastAsia"/>
            <w:sz w:val="24"/>
            <w:lang w:val="en-US"/>
          </w:rPr>
          <w:delText>“</w:delText>
        </w:r>
        <w:r w:rsidRPr="001841EA" w:rsidDel="00855516">
          <w:rPr>
            <w:rFonts w:ascii="FangSong" w:eastAsia="FangSong" w:hAnsi="FangSong" w:hint="eastAsia"/>
            <w:sz w:val="24"/>
            <w:lang w:val="en-US"/>
          </w:rPr>
          <w:delText>又得朋友又有租</w:delText>
        </w:r>
        <w:r w:rsidR="00BC743A" w:rsidDel="00855516">
          <w:rPr>
            <w:rFonts w:ascii="FangSong" w:eastAsia="FangSong" w:hAnsi="FangSong" w:hint="eastAsia"/>
            <w:sz w:val="24"/>
            <w:lang w:val="en-US"/>
          </w:rPr>
          <w:delText>”</w:delText>
        </w:r>
        <w:r w:rsidRPr="001841EA" w:rsidDel="00855516">
          <w:rPr>
            <w:rFonts w:ascii="FangSong" w:eastAsia="FangSong" w:hAnsi="FangSong" w:hint="eastAsia"/>
            <w:sz w:val="24"/>
            <w:lang w:val="en-US"/>
          </w:rPr>
          <w:delText>的理念，致力于为香港留学生打造一个专属的交友租房平台。我们深知留学生群体的特殊需求，因此将社交元素与租房服务完美结合，创造出独特的价值主张。</w:delText>
        </w:r>
      </w:del>
      <w:commentRangeEnd w:id="37"/>
      <w:r w:rsidR="00855516">
        <w:rPr>
          <w:rStyle w:val="af8"/>
        </w:rPr>
        <w:commentReference w:id="37"/>
      </w:r>
    </w:p>
    <w:p w14:paraId="74454B25" w14:textId="745185F3" w:rsidR="00E87BB6" w:rsidRPr="006E01D5" w:rsidRDefault="00521316" w:rsidP="00320914">
      <w:pPr>
        <w:pStyle w:val="4"/>
        <w:rPr>
          <w:rFonts w:ascii="FangSong" w:eastAsia="FangSong" w:hAnsi="FangSong"/>
        </w:rPr>
      </w:pPr>
      <w:bookmarkStart w:id="41" w:name="_Toc1375394996"/>
      <w:bookmarkStart w:id="42" w:name="_Toc183727713"/>
      <w:r w:rsidRPr="006E01D5">
        <w:rPr>
          <w:rFonts w:ascii="FangSong" w:eastAsia="FangSong" w:hAnsi="FangSong" w:hint="eastAsia"/>
        </w:rPr>
        <w:t>2.1.2</w:t>
      </w:r>
      <w:r w:rsidR="004F3174" w:rsidRPr="006E01D5">
        <w:rPr>
          <w:rFonts w:ascii="FangSong" w:eastAsia="FangSong" w:hAnsi="FangSong" w:hint="eastAsia"/>
        </w:rPr>
        <w:t>核心功能特色</w:t>
      </w:r>
      <w:bookmarkEnd w:id="41"/>
      <w:bookmarkEnd w:id="42"/>
    </w:p>
    <w:p w14:paraId="6953C660" w14:textId="62653711" w:rsidR="00E912A2" w:rsidRDefault="00A93E3D" w:rsidP="00E912A2">
      <w:r>
        <w:rPr>
          <w:rFonts w:hint="eastAsia"/>
          <w:noProof/>
          <w:lang w:val="en-US"/>
        </w:rPr>
        <w:drawing>
          <wp:anchor distT="0" distB="0" distL="114300" distR="114300" simplePos="0" relativeHeight="251704832" behindDoc="1" locked="0" layoutInCell="1" allowOverlap="1" wp14:anchorId="24D6EA9E" wp14:editId="57F85D8B">
            <wp:simplePos x="0" y="0"/>
            <wp:positionH relativeFrom="column">
              <wp:posOffset>-210641</wp:posOffset>
            </wp:positionH>
            <wp:positionV relativeFrom="paragraph">
              <wp:posOffset>2665702</wp:posOffset>
            </wp:positionV>
            <wp:extent cx="6129065" cy="3076575"/>
            <wp:effectExtent l="38100" t="0" r="43180" b="0"/>
            <wp:wrapNone/>
            <wp:docPr id="200214800"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sidR="003B747F">
        <w:rPr>
          <w:noProof/>
        </w:rPr>
        <w:drawing>
          <wp:inline distT="0" distB="0" distL="0" distR="0" wp14:anchorId="1519DDFC" wp14:editId="41D038EB">
            <wp:extent cx="5916295" cy="2943394"/>
            <wp:effectExtent l="57150" t="0" r="46355" b="0"/>
            <wp:docPr id="793384361"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EA00F8B" w14:textId="6428A26F" w:rsidR="00300626" w:rsidRPr="00255CC2" w:rsidRDefault="00521316" w:rsidP="00521316">
      <w:pPr>
        <w:pStyle w:val="3"/>
        <w:rPr>
          <w:rFonts w:ascii="FangSong" w:eastAsia="FangSong" w:hAnsi="FangSong"/>
        </w:rPr>
      </w:pPr>
      <w:bookmarkStart w:id="43" w:name="_Toc302954340"/>
      <w:bookmarkStart w:id="44" w:name="_Toc183727714"/>
      <w:r w:rsidRPr="00255CC2">
        <w:rPr>
          <w:rFonts w:ascii="FangSong" w:eastAsia="FangSong" w:hAnsi="FangSong" w:hint="eastAsia"/>
        </w:rPr>
        <w:t>2.2</w:t>
      </w:r>
      <w:r w:rsidR="00D5261C" w:rsidRPr="00255CC2">
        <w:rPr>
          <w:rFonts w:ascii="FangSong" w:eastAsia="FangSong" w:hAnsi="FangSong"/>
        </w:rPr>
        <w:t>产品使用流程</w:t>
      </w:r>
      <w:bookmarkEnd w:id="43"/>
      <w:bookmarkEnd w:id="44"/>
    </w:p>
    <w:p w14:paraId="7C209FA5" w14:textId="649730BE" w:rsidR="00A93E3D" w:rsidRPr="00255CC2" w:rsidRDefault="00521316" w:rsidP="002C3F27">
      <w:pPr>
        <w:pStyle w:val="4"/>
        <w:rPr>
          <w:rFonts w:ascii="FangSong" w:eastAsia="FangSong" w:hAnsi="FangSong"/>
        </w:rPr>
      </w:pPr>
      <w:bookmarkStart w:id="45" w:name="_Toc1410642598"/>
      <w:bookmarkStart w:id="46" w:name="_Toc183727715"/>
      <w:r w:rsidRPr="00255CC2">
        <w:rPr>
          <w:rFonts w:ascii="FangSong" w:eastAsia="FangSong" w:hAnsi="FangSong" w:hint="eastAsia"/>
        </w:rPr>
        <w:t>2.2.1</w:t>
      </w:r>
      <w:r w:rsidR="00F608AE" w:rsidRPr="00255CC2">
        <w:rPr>
          <w:rFonts w:ascii="FangSong" w:eastAsia="FangSong" w:hAnsi="FangSong" w:hint="eastAsia"/>
        </w:rPr>
        <w:t>用户</w:t>
      </w:r>
      <w:commentRangeStart w:id="47"/>
      <w:r w:rsidR="00F608AE" w:rsidRPr="00255CC2">
        <w:rPr>
          <w:rFonts w:ascii="FangSong" w:eastAsia="FangSong" w:hAnsi="FangSong" w:hint="eastAsia"/>
        </w:rPr>
        <w:t>侧</w:t>
      </w:r>
      <w:bookmarkEnd w:id="45"/>
      <w:bookmarkEnd w:id="46"/>
      <w:commentRangeEnd w:id="47"/>
      <w:r w:rsidR="00855516">
        <w:rPr>
          <w:rStyle w:val="af8"/>
          <w:rFonts w:cstheme="minorBidi"/>
          <w:color w:val="auto"/>
        </w:rPr>
        <w:commentReference w:id="47"/>
      </w:r>
    </w:p>
    <w:p w14:paraId="708D5528" w14:textId="3516BEF1" w:rsidR="00032998" w:rsidRDefault="00EB77D8" w:rsidP="00470BD3">
      <w:pPr>
        <w:tabs>
          <w:tab w:val="left" w:pos="2160"/>
          <w:tab w:val="left" w:pos="4680"/>
        </w:tabs>
        <w:rPr>
          <w:lang w:val="en-US"/>
        </w:rPr>
      </w:pPr>
      <w:r>
        <w:rPr>
          <w:lang w:val="en-US"/>
        </w:rPr>
        <w:tab/>
      </w:r>
      <w:r>
        <w:rPr>
          <w:lang w:val="en-US"/>
        </w:rPr>
        <w:tab/>
      </w:r>
    </w:p>
    <w:p w14:paraId="2E7ECA6E" w14:textId="2FF8B96B" w:rsidR="002C6256" w:rsidRDefault="000B69B8" w:rsidP="002C6256">
      <w:pPr>
        <w:rPr>
          <w:lang w:val="en-US"/>
        </w:rPr>
      </w:pPr>
      <w:r w:rsidRPr="007C79C7">
        <w:rPr>
          <w:noProof/>
        </w:rPr>
        <w:drawing>
          <wp:anchor distT="0" distB="0" distL="114300" distR="114300" simplePos="0" relativeHeight="251634176" behindDoc="0" locked="0" layoutInCell="1" allowOverlap="1" wp14:anchorId="65AA09CD" wp14:editId="7AEA54E5">
            <wp:simplePos x="0" y="0"/>
            <wp:positionH relativeFrom="column">
              <wp:posOffset>4947285</wp:posOffset>
            </wp:positionH>
            <wp:positionV relativeFrom="paragraph">
              <wp:posOffset>139700</wp:posOffset>
            </wp:positionV>
            <wp:extent cx="1025525" cy="2376170"/>
            <wp:effectExtent l="0" t="0" r="3175" b="5080"/>
            <wp:wrapNone/>
            <wp:docPr id="16" name="图片 15">
              <a:extLst xmlns:a="http://schemas.openxmlformats.org/drawingml/2006/main">
                <a:ext uri="{FF2B5EF4-FFF2-40B4-BE49-F238E27FC236}">
                  <a16:creationId xmlns:a16="http://schemas.microsoft.com/office/drawing/2014/main" id="{237A15AB-B8D6-D929-05DC-B4D8C108E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237A15AB-B8D6-D929-05DC-B4D8C108EDF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25525" cy="2376170"/>
                    </a:xfrm>
                    <a:prstGeom prst="rect">
                      <a:avLst/>
                    </a:prstGeom>
                  </pic:spPr>
                </pic:pic>
              </a:graphicData>
            </a:graphic>
            <wp14:sizeRelH relativeFrom="margin">
              <wp14:pctWidth>0</wp14:pctWidth>
            </wp14:sizeRelH>
            <wp14:sizeRelV relativeFrom="margin">
              <wp14:pctHeight>0</wp14:pctHeight>
            </wp14:sizeRelV>
          </wp:anchor>
        </w:drawing>
      </w:r>
      <w:r w:rsidRPr="007C79C7">
        <w:rPr>
          <w:noProof/>
        </w:rPr>
        <w:drawing>
          <wp:anchor distT="0" distB="0" distL="114300" distR="114300" simplePos="0" relativeHeight="251643392" behindDoc="0" locked="0" layoutInCell="1" allowOverlap="1" wp14:anchorId="4C1A1504" wp14:editId="4A74B902">
            <wp:simplePos x="0" y="0"/>
            <wp:positionH relativeFrom="column">
              <wp:posOffset>3664585</wp:posOffset>
            </wp:positionH>
            <wp:positionV relativeFrom="paragraph">
              <wp:posOffset>139700</wp:posOffset>
            </wp:positionV>
            <wp:extent cx="1035050" cy="2377440"/>
            <wp:effectExtent l="0" t="0" r="0" b="3810"/>
            <wp:wrapNone/>
            <wp:docPr id="24" name="图片 23">
              <a:extLst xmlns:a="http://schemas.openxmlformats.org/drawingml/2006/main">
                <a:ext uri="{FF2B5EF4-FFF2-40B4-BE49-F238E27FC236}">
                  <a16:creationId xmlns:a16="http://schemas.microsoft.com/office/drawing/2014/main" id="{ACD22ECF-143C-7CCE-DD2E-C0402AE7F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ACD22ECF-143C-7CCE-DD2E-C0402AE7F4A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35050" cy="2377440"/>
                    </a:xfrm>
                    <a:prstGeom prst="rect">
                      <a:avLst/>
                    </a:prstGeom>
                  </pic:spPr>
                </pic:pic>
              </a:graphicData>
            </a:graphic>
            <wp14:sizeRelH relativeFrom="margin">
              <wp14:pctWidth>0</wp14:pctWidth>
            </wp14:sizeRelH>
            <wp14:sizeRelV relativeFrom="margin">
              <wp14:pctHeight>0</wp14:pctHeight>
            </wp14:sizeRelV>
          </wp:anchor>
        </w:drawing>
      </w:r>
      <w:r w:rsidR="00E11815" w:rsidRPr="00652E7C">
        <w:rPr>
          <w:noProof/>
        </w:rPr>
        <w:drawing>
          <wp:anchor distT="0" distB="0" distL="114300" distR="114300" simplePos="0" relativeHeight="251652608" behindDoc="0" locked="0" layoutInCell="1" allowOverlap="1" wp14:anchorId="70161736" wp14:editId="2A25BC7D">
            <wp:simplePos x="0" y="0"/>
            <wp:positionH relativeFrom="column">
              <wp:posOffset>2367280</wp:posOffset>
            </wp:positionH>
            <wp:positionV relativeFrom="paragraph">
              <wp:posOffset>139700</wp:posOffset>
            </wp:positionV>
            <wp:extent cx="1051560" cy="2376805"/>
            <wp:effectExtent l="0" t="0" r="0" b="4445"/>
            <wp:wrapNone/>
            <wp:docPr id="9" name="图片 8">
              <a:extLst xmlns:a="http://schemas.openxmlformats.org/drawingml/2006/main">
                <a:ext uri="{FF2B5EF4-FFF2-40B4-BE49-F238E27FC236}">
                  <a16:creationId xmlns:a16="http://schemas.microsoft.com/office/drawing/2014/main" id="{42162C57-C6B6-8339-99C8-298077A26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2162C57-C6B6-8339-99C8-298077A262F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1560" cy="2376805"/>
                    </a:xfrm>
                    <a:prstGeom prst="rect">
                      <a:avLst/>
                    </a:prstGeom>
                  </pic:spPr>
                </pic:pic>
              </a:graphicData>
            </a:graphic>
            <wp14:sizeRelH relativeFrom="margin">
              <wp14:pctWidth>0</wp14:pctWidth>
            </wp14:sizeRelH>
            <wp14:sizeRelV relativeFrom="margin">
              <wp14:pctHeight>0</wp14:pctHeight>
            </wp14:sizeRelV>
          </wp:anchor>
        </w:drawing>
      </w:r>
      <w:r w:rsidR="00E11815" w:rsidRPr="00652E7C">
        <w:rPr>
          <w:noProof/>
        </w:rPr>
        <w:drawing>
          <wp:anchor distT="0" distB="0" distL="114300" distR="114300" simplePos="0" relativeHeight="251609600" behindDoc="0" locked="0" layoutInCell="1" allowOverlap="1" wp14:anchorId="33AF1268" wp14:editId="748EECF7">
            <wp:simplePos x="0" y="0"/>
            <wp:positionH relativeFrom="column">
              <wp:posOffset>1053465</wp:posOffset>
            </wp:positionH>
            <wp:positionV relativeFrom="paragraph">
              <wp:posOffset>135890</wp:posOffset>
            </wp:positionV>
            <wp:extent cx="1011555" cy="2336165"/>
            <wp:effectExtent l="0" t="0" r="0" b="6985"/>
            <wp:wrapNone/>
            <wp:docPr id="18096515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1583"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011555" cy="2336165"/>
                    </a:xfrm>
                    <a:prstGeom prst="rect">
                      <a:avLst/>
                    </a:prstGeom>
                  </pic:spPr>
                </pic:pic>
              </a:graphicData>
            </a:graphic>
            <wp14:sizeRelH relativeFrom="margin">
              <wp14:pctWidth>0</wp14:pctWidth>
            </wp14:sizeRelH>
            <wp14:sizeRelV relativeFrom="margin">
              <wp14:pctHeight>0</wp14:pctHeight>
            </wp14:sizeRelV>
          </wp:anchor>
        </w:drawing>
      </w:r>
      <w:r w:rsidR="0095754A" w:rsidRPr="00844333">
        <w:rPr>
          <w:b/>
          <w:bCs/>
          <w:noProof/>
          <w:lang w:val="en-US"/>
        </w:rPr>
        <w:drawing>
          <wp:anchor distT="0" distB="0" distL="114300" distR="114300" simplePos="0" relativeHeight="251662848" behindDoc="0" locked="0" layoutInCell="1" allowOverlap="1" wp14:anchorId="0217C28B" wp14:editId="029314BD">
            <wp:simplePos x="0" y="0"/>
            <wp:positionH relativeFrom="column">
              <wp:posOffset>-245110</wp:posOffset>
            </wp:positionH>
            <wp:positionV relativeFrom="paragraph">
              <wp:posOffset>135890</wp:posOffset>
            </wp:positionV>
            <wp:extent cx="1012825" cy="2380615"/>
            <wp:effectExtent l="0" t="0" r="0" b="635"/>
            <wp:wrapNone/>
            <wp:docPr id="5" name="图片 4">
              <a:extLst xmlns:a="http://schemas.openxmlformats.org/drawingml/2006/main">
                <a:ext uri="{FF2B5EF4-FFF2-40B4-BE49-F238E27FC236}">
                  <a16:creationId xmlns:a16="http://schemas.microsoft.com/office/drawing/2014/main" id="{EF76AF93-2FBB-3ECB-396E-B09841B88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F76AF93-2FBB-3ECB-396E-B09841B8886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12825" cy="2380615"/>
                    </a:xfrm>
                    <a:prstGeom prst="rect">
                      <a:avLst/>
                    </a:prstGeom>
                  </pic:spPr>
                </pic:pic>
              </a:graphicData>
            </a:graphic>
            <wp14:sizeRelH relativeFrom="margin">
              <wp14:pctWidth>0</wp14:pctWidth>
            </wp14:sizeRelH>
            <wp14:sizeRelV relativeFrom="margin">
              <wp14:pctHeight>0</wp14:pctHeight>
            </wp14:sizeRelV>
          </wp:anchor>
        </w:drawing>
      </w:r>
    </w:p>
    <w:p w14:paraId="0EFD07B3" w14:textId="7A0A3783" w:rsidR="002C6256" w:rsidRDefault="002C6256" w:rsidP="00300626">
      <w:pPr>
        <w:rPr>
          <w:lang w:val="en-US"/>
        </w:rPr>
      </w:pPr>
    </w:p>
    <w:p w14:paraId="24A51779" w14:textId="3604DC38" w:rsidR="002C6256" w:rsidRDefault="002C6256" w:rsidP="00300626">
      <w:pPr>
        <w:rPr>
          <w:lang w:val="en-US"/>
        </w:rPr>
      </w:pPr>
    </w:p>
    <w:p w14:paraId="036B1BD3" w14:textId="71486904" w:rsidR="00A93E3D" w:rsidRDefault="00A93E3D" w:rsidP="00300626">
      <w:pPr>
        <w:rPr>
          <w:lang w:val="en-US"/>
        </w:rPr>
      </w:pPr>
    </w:p>
    <w:p w14:paraId="465C3F22" w14:textId="77777777" w:rsidR="00C63A63" w:rsidRDefault="00C63A63" w:rsidP="00300626">
      <w:pPr>
        <w:rPr>
          <w:lang w:val="en-US"/>
        </w:rPr>
      </w:pPr>
    </w:p>
    <w:p w14:paraId="6DA87A3A" w14:textId="16BDCF2B" w:rsidR="002C6256" w:rsidRPr="00255CC2" w:rsidRDefault="00457B5A" w:rsidP="000555FB">
      <w:pPr>
        <w:pStyle w:val="4"/>
        <w:rPr>
          <w:rFonts w:ascii="FangSong" w:eastAsia="FangSong" w:hAnsi="FangSong"/>
        </w:rPr>
      </w:pPr>
      <w:bookmarkStart w:id="48" w:name="_Toc1216549969"/>
      <w:bookmarkStart w:id="49" w:name="_Toc183727716"/>
      <w:r w:rsidRPr="00255CC2">
        <w:rPr>
          <w:rFonts w:ascii="FangSong" w:eastAsia="FangSong" w:hAnsi="FangSong" w:hint="eastAsia"/>
          <w:noProof/>
        </w:rPr>
        <w:lastRenderedPageBreak/>
        <w:drawing>
          <wp:anchor distT="0" distB="0" distL="114300" distR="114300" simplePos="0" relativeHeight="251599360" behindDoc="1" locked="0" layoutInCell="1" allowOverlap="1" wp14:anchorId="6F58434E" wp14:editId="2DDF1C91">
            <wp:simplePos x="0" y="0"/>
            <wp:positionH relativeFrom="column">
              <wp:posOffset>864870</wp:posOffset>
            </wp:positionH>
            <wp:positionV relativeFrom="paragraph">
              <wp:posOffset>-528181</wp:posOffset>
            </wp:positionV>
            <wp:extent cx="3404915" cy="1984934"/>
            <wp:effectExtent l="38100" t="0" r="43180" b="0"/>
            <wp:wrapNone/>
            <wp:docPr id="111770525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521316" w:rsidRPr="00255CC2">
        <w:rPr>
          <w:rFonts w:ascii="FangSong" w:eastAsia="FangSong" w:hAnsi="FangSong" w:hint="eastAsia"/>
        </w:rPr>
        <w:t>2.2.2</w:t>
      </w:r>
      <w:r w:rsidR="00993A90" w:rsidRPr="00255CC2">
        <w:rPr>
          <w:rFonts w:ascii="FangSong" w:eastAsia="FangSong" w:hAnsi="FangSong" w:hint="eastAsia"/>
        </w:rPr>
        <w:t>房东</w:t>
      </w:r>
      <w:del w:id="50" w:author="LIANG, Shanshan [CLC]" w:date="2024-11-30T18:52:00Z">
        <w:r w:rsidR="00993A90" w:rsidRPr="00255CC2" w:rsidDel="00855516">
          <w:rPr>
            <w:rFonts w:ascii="FangSong" w:eastAsia="FangSong" w:hAnsi="FangSong" w:hint="eastAsia"/>
          </w:rPr>
          <w:delText>侧</w:delText>
        </w:r>
      </w:del>
      <w:bookmarkEnd w:id="48"/>
      <w:bookmarkEnd w:id="49"/>
    </w:p>
    <w:p w14:paraId="0F95D9C8" w14:textId="5C2D9628" w:rsidR="002C6256" w:rsidRDefault="00675E6C" w:rsidP="004526F1">
      <w:pPr>
        <w:tabs>
          <w:tab w:val="left" w:pos="2043"/>
          <w:tab w:val="center" w:pos="4153"/>
        </w:tabs>
        <w:rPr>
          <w:lang w:val="en-US"/>
        </w:rPr>
      </w:pPr>
      <w:r>
        <w:rPr>
          <w:lang w:val="en-US"/>
        </w:rPr>
        <w:tab/>
      </w:r>
      <w:r>
        <w:rPr>
          <w:lang w:val="en-US"/>
        </w:rPr>
        <w:tab/>
      </w:r>
      <w:r w:rsidR="00014CFE" w:rsidRPr="007C79C7">
        <w:rPr>
          <w:noProof/>
        </w:rPr>
        <w:drawing>
          <wp:anchor distT="0" distB="0" distL="114300" distR="114300" simplePos="0" relativeHeight="251674112" behindDoc="0" locked="0" layoutInCell="1" allowOverlap="1" wp14:anchorId="73A5664A" wp14:editId="2F365A33">
            <wp:simplePos x="0" y="0"/>
            <wp:positionH relativeFrom="column">
              <wp:posOffset>3458210</wp:posOffset>
            </wp:positionH>
            <wp:positionV relativeFrom="paragraph">
              <wp:posOffset>285115</wp:posOffset>
            </wp:positionV>
            <wp:extent cx="1046480" cy="2325370"/>
            <wp:effectExtent l="0" t="0" r="1270" b="0"/>
            <wp:wrapNone/>
            <wp:docPr id="1291760493" name="图片 15">
              <a:extLst xmlns:a="http://schemas.openxmlformats.org/drawingml/2006/main">
                <a:ext uri="{FF2B5EF4-FFF2-40B4-BE49-F238E27FC236}">
                  <a16:creationId xmlns:a16="http://schemas.microsoft.com/office/drawing/2014/main" id="{237A15AB-B8D6-D929-05DC-B4D8C108E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0493" name="图片 15">
                      <a:extLst>
                        <a:ext uri="{FF2B5EF4-FFF2-40B4-BE49-F238E27FC236}">
                          <a16:creationId xmlns:a16="http://schemas.microsoft.com/office/drawing/2014/main" id="{237A15AB-B8D6-D929-05DC-B4D8C108EDF2}"/>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46480" cy="2325370"/>
                    </a:xfrm>
                    <a:prstGeom prst="rect">
                      <a:avLst/>
                    </a:prstGeom>
                  </pic:spPr>
                </pic:pic>
              </a:graphicData>
            </a:graphic>
            <wp14:sizeRelH relativeFrom="margin">
              <wp14:pctWidth>0</wp14:pctWidth>
            </wp14:sizeRelH>
            <wp14:sizeRelV relativeFrom="margin">
              <wp14:pctHeight>0</wp14:pctHeight>
            </wp14:sizeRelV>
          </wp:anchor>
        </w:drawing>
      </w:r>
      <w:r w:rsidR="00014CFE" w:rsidRPr="007C79C7">
        <w:rPr>
          <w:noProof/>
        </w:rPr>
        <w:drawing>
          <wp:anchor distT="0" distB="0" distL="114300" distR="114300" simplePos="0" relativeHeight="251683328" behindDoc="0" locked="0" layoutInCell="1" allowOverlap="1" wp14:anchorId="07AD315B" wp14:editId="3AA035A2">
            <wp:simplePos x="0" y="0"/>
            <wp:positionH relativeFrom="column">
              <wp:posOffset>2092325</wp:posOffset>
            </wp:positionH>
            <wp:positionV relativeFrom="paragraph">
              <wp:posOffset>251460</wp:posOffset>
            </wp:positionV>
            <wp:extent cx="975360" cy="2324735"/>
            <wp:effectExtent l="0" t="0" r="0" b="0"/>
            <wp:wrapNone/>
            <wp:docPr id="21" name="图片 20">
              <a:extLst xmlns:a="http://schemas.openxmlformats.org/drawingml/2006/main">
                <a:ext uri="{FF2B5EF4-FFF2-40B4-BE49-F238E27FC236}">
                  <a16:creationId xmlns:a16="http://schemas.microsoft.com/office/drawing/2014/main" id="{BF9C9EB6-677E-63FF-98AA-AC56C7ABC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F9C9EB6-677E-63FF-98AA-AC56C7ABCEA5}"/>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75360" cy="2324735"/>
                    </a:xfrm>
                    <a:prstGeom prst="rect">
                      <a:avLst/>
                    </a:prstGeom>
                  </pic:spPr>
                </pic:pic>
              </a:graphicData>
            </a:graphic>
            <wp14:sizeRelH relativeFrom="margin">
              <wp14:pctWidth>0</wp14:pctWidth>
            </wp14:sizeRelH>
            <wp14:sizeRelV relativeFrom="margin">
              <wp14:pctHeight>0</wp14:pctHeight>
            </wp14:sizeRelV>
          </wp:anchor>
        </w:drawing>
      </w:r>
      <w:r w:rsidR="00014CFE" w:rsidRPr="00844333">
        <w:rPr>
          <w:b/>
          <w:bCs/>
          <w:noProof/>
          <w:lang w:val="en-US"/>
        </w:rPr>
        <w:drawing>
          <wp:anchor distT="0" distB="0" distL="114300" distR="114300" simplePos="0" relativeHeight="251695616" behindDoc="0" locked="0" layoutInCell="1" allowOverlap="1" wp14:anchorId="6FAE8DE8" wp14:editId="292990AE">
            <wp:simplePos x="0" y="0"/>
            <wp:positionH relativeFrom="column">
              <wp:posOffset>744855</wp:posOffset>
            </wp:positionH>
            <wp:positionV relativeFrom="paragraph">
              <wp:posOffset>224790</wp:posOffset>
            </wp:positionV>
            <wp:extent cx="1102360" cy="2380615"/>
            <wp:effectExtent l="0" t="0" r="2540" b="635"/>
            <wp:wrapNone/>
            <wp:docPr id="361465411" name="图片 4">
              <a:extLst xmlns:a="http://schemas.openxmlformats.org/drawingml/2006/main">
                <a:ext uri="{FF2B5EF4-FFF2-40B4-BE49-F238E27FC236}">
                  <a16:creationId xmlns:a16="http://schemas.microsoft.com/office/drawing/2014/main" id="{EF76AF93-2FBB-3ECB-396E-B09841B88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5411" name="图片 4">
                      <a:extLst>
                        <a:ext uri="{FF2B5EF4-FFF2-40B4-BE49-F238E27FC236}">
                          <a16:creationId xmlns:a16="http://schemas.microsoft.com/office/drawing/2014/main" id="{EF76AF93-2FBB-3ECB-396E-B09841B88869}"/>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02360" cy="2380615"/>
                    </a:xfrm>
                    <a:prstGeom prst="rect">
                      <a:avLst/>
                    </a:prstGeom>
                  </pic:spPr>
                </pic:pic>
              </a:graphicData>
            </a:graphic>
            <wp14:sizeRelH relativeFrom="margin">
              <wp14:pctWidth>0</wp14:pctWidth>
            </wp14:sizeRelH>
            <wp14:sizeRelV relativeFrom="margin">
              <wp14:pctHeight>0</wp14:pctHeight>
            </wp14:sizeRelV>
          </wp:anchor>
        </w:drawing>
      </w:r>
    </w:p>
    <w:p w14:paraId="13F3E728" w14:textId="26E81388" w:rsidR="002C6256" w:rsidRDefault="002C6256" w:rsidP="00300626">
      <w:pPr>
        <w:rPr>
          <w:lang w:val="en-US"/>
        </w:rPr>
      </w:pPr>
    </w:p>
    <w:p w14:paraId="1D5F6BC3" w14:textId="16D7F62B" w:rsidR="00CA4497" w:rsidRDefault="00CA4497" w:rsidP="00300626">
      <w:pPr>
        <w:rPr>
          <w:lang w:val="en-US"/>
        </w:rPr>
      </w:pPr>
    </w:p>
    <w:p w14:paraId="0B455D15" w14:textId="1A6511C6" w:rsidR="00CA4497" w:rsidRDefault="00CA4497" w:rsidP="00300626">
      <w:pPr>
        <w:rPr>
          <w:lang w:val="en-US"/>
        </w:rPr>
      </w:pPr>
    </w:p>
    <w:p w14:paraId="3B644046" w14:textId="302ABC0D" w:rsidR="00CA4497" w:rsidRDefault="00CA4497" w:rsidP="00300626">
      <w:pPr>
        <w:rPr>
          <w:lang w:val="en-US"/>
        </w:rPr>
      </w:pPr>
    </w:p>
    <w:p w14:paraId="3BE7BA55" w14:textId="77777777" w:rsidR="0097033E" w:rsidRDefault="0097033E" w:rsidP="00300626">
      <w:pPr>
        <w:rPr>
          <w:lang w:val="en-US"/>
        </w:rPr>
      </w:pPr>
    </w:p>
    <w:p w14:paraId="458838AA" w14:textId="77777777" w:rsidR="0097033E" w:rsidRDefault="0097033E" w:rsidP="00300626">
      <w:pPr>
        <w:rPr>
          <w:lang w:val="en-US"/>
        </w:rPr>
      </w:pPr>
    </w:p>
    <w:p w14:paraId="0A1F6EA0" w14:textId="77777777" w:rsidR="0097033E" w:rsidRDefault="0097033E" w:rsidP="00300626">
      <w:pPr>
        <w:rPr>
          <w:lang w:val="en-US"/>
        </w:rPr>
      </w:pPr>
    </w:p>
    <w:p w14:paraId="5C7C2D12" w14:textId="5BEFB26B" w:rsidR="00D56BB4" w:rsidRPr="00255CC2" w:rsidRDefault="00D56BB4" w:rsidP="00D56BB4">
      <w:pPr>
        <w:pStyle w:val="3"/>
        <w:rPr>
          <w:rFonts w:ascii="FangSong" w:eastAsia="FangSong" w:hAnsi="FangSong"/>
        </w:rPr>
      </w:pPr>
      <w:bookmarkStart w:id="51" w:name="_Toc492055639"/>
      <w:bookmarkStart w:id="52" w:name="_Toc183727717"/>
      <w:r w:rsidRPr="00255CC2">
        <w:rPr>
          <w:rFonts w:ascii="FangSong" w:eastAsia="FangSong" w:hAnsi="FangSong" w:hint="eastAsia"/>
        </w:rPr>
        <w:t>2.3</w:t>
      </w:r>
      <w:r w:rsidRPr="00255CC2">
        <w:rPr>
          <w:rFonts w:ascii="FangSong" w:eastAsia="FangSong" w:hAnsi="FangSong"/>
        </w:rPr>
        <w:t>竞争优势对比</w:t>
      </w:r>
      <w:bookmarkEnd w:id="51"/>
      <w:bookmarkEnd w:id="52"/>
    </w:p>
    <w:tbl>
      <w:tblPr>
        <w:tblStyle w:val="4-2"/>
        <w:tblW w:w="0" w:type="auto"/>
        <w:tblLook w:val="04A0" w:firstRow="1" w:lastRow="0" w:firstColumn="1" w:lastColumn="0" w:noHBand="0" w:noVBand="1"/>
      </w:tblPr>
      <w:tblGrid>
        <w:gridCol w:w="1659"/>
        <w:gridCol w:w="1659"/>
        <w:gridCol w:w="1659"/>
        <w:gridCol w:w="1659"/>
        <w:gridCol w:w="1660"/>
      </w:tblGrid>
      <w:tr w:rsidR="00D56BB4" w14:paraId="57BAC6C0" w14:textId="77777777" w:rsidTr="00F74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1D8779A" w14:textId="65093B5D" w:rsidR="00D56BB4" w:rsidRDefault="00681763" w:rsidP="00D56BB4">
            <w:pPr>
              <w:rPr>
                <w:lang w:val="en-US"/>
              </w:rPr>
            </w:pPr>
            <w:r w:rsidRPr="00681763">
              <w:rPr>
                <w:rFonts w:hint="eastAsia"/>
                <w:lang w:val="en-US"/>
              </w:rPr>
              <w:t>服务特性</w:t>
            </w:r>
            <w:r w:rsidRPr="00681763">
              <w:rPr>
                <w:rFonts w:hint="eastAsia"/>
                <w:lang w:val="en-US"/>
              </w:rPr>
              <w:tab/>
            </w:r>
          </w:p>
        </w:tc>
        <w:tc>
          <w:tcPr>
            <w:tcW w:w="1659" w:type="dxa"/>
          </w:tcPr>
          <w:p w14:paraId="1871385F" w14:textId="5F6DF6B0" w:rsidR="00D56BB4" w:rsidRDefault="00681763" w:rsidP="00D56BB4">
            <w:pPr>
              <w:cnfStyle w:val="100000000000" w:firstRow="1" w:lastRow="0" w:firstColumn="0" w:lastColumn="0" w:oddVBand="0" w:evenVBand="0" w:oddHBand="0" w:evenHBand="0" w:firstRowFirstColumn="0" w:firstRowLastColumn="0" w:lastRowFirstColumn="0" w:lastRowLastColumn="0"/>
              <w:rPr>
                <w:lang w:val="en-US"/>
              </w:rPr>
            </w:pPr>
            <w:r w:rsidRPr="00681763">
              <w:rPr>
                <w:rFonts w:hint="eastAsia"/>
                <w:lang w:val="en-US"/>
              </w:rPr>
              <w:t>社交平台</w:t>
            </w:r>
            <w:r w:rsidRPr="00681763">
              <w:rPr>
                <w:rFonts w:hint="eastAsia"/>
                <w:lang w:val="en-US"/>
              </w:rPr>
              <w:tab/>
            </w:r>
          </w:p>
        </w:tc>
        <w:tc>
          <w:tcPr>
            <w:tcW w:w="1659" w:type="dxa"/>
          </w:tcPr>
          <w:p w14:paraId="4A8C5DDE" w14:textId="1A59C808" w:rsidR="00D56BB4" w:rsidRDefault="00681763" w:rsidP="00D56BB4">
            <w:pPr>
              <w:cnfStyle w:val="100000000000" w:firstRow="1" w:lastRow="0" w:firstColumn="0" w:lastColumn="0" w:oddVBand="0" w:evenVBand="0" w:oddHBand="0" w:evenHBand="0" w:firstRowFirstColumn="0" w:firstRowLastColumn="0" w:lastRowFirstColumn="0" w:lastRowLastColumn="0"/>
              <w:rPr>
                <w:lang w:val="en-US"/>
              </w:rPr>
            </w:pPr>
            <w:r w:rsidRPr="00681763">
              <w:rPr>
                <w:rFonts w:hint="eastAsia"/>
                <w:lang w:val="en-US"/>
              </w:rPr>
              <w:t>线下中介</w:t>
            </w:r>
            <w:r w:rsidRPr="00681763">
              <w:rPr>
                <w:rFonts w:hint="eastAsia"/>
                <w:lang w:val="en-US"/>
              </w:rPr>
              <w:tab/>
            </w:r>
          </w:p>
        </w:tc>
        <w:tc>
          <w:tcPr>
            <w:tcW w:w="1659" w:type="dxa"/>
          </w:tcPr>
          <w:p w14:paraId="05F9E0D3" w14:textId="327AD3C1" w:rsidR="00D56BB4" w:rsidRDefault="00846270" w:rsidP="00D56BB4">
            <w:pPr>
              <w:cnfStyle w:val="100000000000" w:firstRow="1" w:lastRow="0" w:firstColumn="0" w:lastColumn="0" w:oddVBand="0" w:evenVBand="0" w:oddHBand="0" w:evenHBand="0" w:firstRowFirstColumn="0" w:firstRowLastColumn="0" w:lastRowFirstColumn="0" w:lastRowLastColumn="0"/>
              <w:rPr>
                <w:lang w:val="en-US"/>
              </w:rPr>
            </w:pPr>
            <w:r w:rsidRPr="00846270">
              <w:rPr>
                <w:rFonts w:hint="eastAsia"/>
                <w:lang w:val="en-US"/>
              </w:rPr>
              <w:t>免费放房平台</w:t>
            </w:r>
          </w:p>
        </w:tc>
        <w:tc>
          <w:tcPr>
            <w:tcW w:w="1660" w:type="dxa"/>
          </w:tcPr>
          <w:p w14:paraId="5E32A397" w14:textId="15290043" w:rsidR="00D56BB4" w:rsidRDefault="00846270" w:rsidP="00D56BB4">
            <w:pPr>
              <w:cnfStyle w:val="100000000000" w:firstRow="1" w:lastRow="0" w:firstColumn="0" w:lastColumn="0" w:oddVBand="0" w:evenVBand="0" w:oddHBand="0" w:evenHBand="0" w:firstRowFirstColumn="0" w:firstRowLastColumn="0" w:lastRowFirstColumn="0" w:lastRowLastColumn="0"/>
              <w:rPr>
                <w:lang w:val="en-US"/>
              </w:rPr>
            </w:pPr>
            <w:r w:rsidRPr="00846270">
              <w:rPr>
                <w:rFonts w:hint="eastAsia"/>
                <w:lang w:val="en-US"/>
              </w:rPr>
              <w:t>FRIENT</w:t>
            </w:r>
            <w:r w:rsidRPr="00846270">
              <w:rPr>
                <w:rFonts w:hint="eastAsia"/>
                <w:lang w:val="en-US"/>
              </w:rPr>
              <w:t>友租</w:t>
            </w:r>
          </w:p>
        </w:tc>
      </w:tr>
      <w:tr w:rsidR="003F53CB" w14:paraId="74F85452" w14:textId="77777777" w:rsidTr="00F74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2030BF0" w14:textId="71A3D303" w:rsidR="003F53CB" w:rsidRDefault="005B3645" w:rsidP="00D56BB4">
            <w:pPr>
              <w:rPr>
                <w:lang w:val="en-US"/>
              </w:rPr>
            </w:pPr>
            <w:r w:rsidRPr="005B3645">
              <w:rPr>
                <w:rFonts w:hint="eastAsia"/>
                <w:lang w:val="en-US"/>
              </w:rPr>
              <w:t>舍友适配性</w:t>
            </w:r>
            <w:r w:rsidRPr="005B3645">
              <w:rPr>
                <w:rFonts w:hint="eastAsia"/>
                <w:lang w:val="en-US"/>
              </w:rPr>
              <w:tab/>
            </w:r>
          </w:p>
        </w:tc>
        <w:tc>
          <w:tcPr>
            <w:tcW w:w="1659" w:type="dxa"/>
          </w:tcPr>
          <w:p w14:paraId="79EDE72D" w14:textId="011999CE" w:rsidR="003F53CB" w:rsidRPr="00F74A3C" w:rsidRDefault="00F74A3C" w:rsidP="00D56BB4">
            <w:pPr>
              <w:cnfStyle w:val="000000100000" w:firstRow="0" w:lastRow="0" w:firstColumn="0" w:lastColumn="0" w:oddVBand="0" w:evenVBand="0" w:oddHBand="1" w:evenHBand="0" w:firstRowFirstColumn="0" w:firstRowLastColumn="0" w:lastRowFirstColumn="0" w:lastRowLastColumn="0"/>
              <w:rPr>
                <w:lang w:val="en-US"/>
              </w:rPr>
            </w:pPr>
            <w:r w:rsidRPr="00F74A3C">
              <w:rPr>
                <w:rFonts w:ascii="MS Gothic" w:eastAsia="MS Gothic" w:hAnsi="MS Gothic" w:cs="MS Gothic" w:hint="eastAsia"/>
                <w:lang w:val="en-US"/>
              </w:rPr>
              <w:t>✓</w:t>
            </w:r>
          </w:p>
        </w:tc>
        <w:tc>
          <w:tcPr>
            <w:tcW w:w="1659" w:type="dxa"/>
          </w:tcPr>
          <w:p w14:paraId="36CAA641" w14:textId="0A94500E" w:rsidR="003F53CB"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1758DDAA" w14:textId="554D05ED" w:rsidR="003F53CB"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473C7243" w14:textId="089D4D30" w:rsidR="003F53CB"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30AFEE08" w14:textId="77777777" w:rsidTr="00F74A3C">
        <w:tc>
          <w:tcPr>
            <w:cnfStyle w:val="001000000000" w:firstRow="0" w:lastRow="0" w:firstColumn="1" w:lastColumn="0" w:oddVBand="0" w:evenVBand="0" w:oddHBand="0" w:evenHBand="0" w:firstRowFirstColumn="0" w:firstRowLastColumn="0" w:lastRowFirstColumn="0" w:lastRowLastColumn="0"/>
            <w:tcW w:w="1659" w:type="dxa"/>
          </w:tcPr>
          <w:p w14:paraId="336786FF" w14:textId="0AD20017" w:rsidR="00D56BB4" w:rsidRDefault="005B3645" w:rsidP="00D56BB4">
            <w:pPr>
              <w:rPr>
                <w:lang w:val="en-US"/>
              </w:rPr>
            </w:pPr>
            <w:r w:rsidRPr="005B3645">
              <w:rPr>
                <w:rFonts w:hint="eastAsia"/>
                <w:lang w:val="en-US"/>
              </w:rPr>
              <w:t>信息可靠性</w:t>
            </w:r>
            <w:r w:rsidRPr="005B3645">
              <w:rPr>
                <w:rFonts w:hint="eastAsia"/>
                <w:lang w:val="en-US"/>
              </w:rPr>
              <w:tab/>
            </w:r>
          </w:p>
        </w:tc>
        <w:tc>
          <w:tcPr>
            <w:tcW w:w="1659" w:type="dxa"/>
          </w:tcPr>
          <w:p w14:paraId="25B2B6E9" w14:textId="14B83DC9"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541FCD0E" w14:textId="5ED71A03"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59" w:type="dxa"/>
          </w:tcPr>
          <w:p w14:paraId="630A65B4" w14:textId="05CE2F72"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20EC9F81" w14:textId="6B18C543"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54EF1B41" w14:textId="77777777" w:rsidTr="00F74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84B7E66" w14:textId="3FB07A95" w:rsidR="00D56BB4" w:rsidRDefault="005B742D" w:rsidP="00D56BB4">
            <w:pPr>
              <w:rPr>
                <w:lang w:val="en-US"/>
              </w:rPr>
            </w:pPr>
            <w:r>
              <w:rPr>
                <w:rFonts w:hint="eastAsia"/>
                <w:lang w:val="en-US"/>
              </w:rPr>
              <w:t>低</w:t>
            </w:r>
            <w:r w:rsidR="005B3645" w:rsidRPr="005B3645">
              <w:rPr>
                <w:rFonts w:hint="eastAsia"/>
                <w:lang w:val="en-US"/>
              </w:rPr>
              <w:t>服务费用</w:t>
            </w:r>
            <w:r w:rsidR="005B3645" w:rsidRPr="005B3645">
              <w:rPr>
                <w:rFonts w:hint="eastAsia"/>
                <w:lang w:val="en-US"/>
              </w:rPr>
              <w:tab/>
            </w:r>
          </w:p>
        </w:tc>
        <w:tc>
          <w:tcPr>
            <w:tcW w:w="1659" w:type="dxa"/>
          </w:tcPr>
          <w:p w14:paraId="333CF290" w14:textId="24650D22"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59" w:type="dxa"/>
          </w:tcPr>
          <w:p w14:paraId="44323A2E" w14:textId="3E860B9F" w:rsidR="00D56BB4"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55EED592" w14:textId="75A1EE5E"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60" w:type="dxa"/>
          </w:tcPr>
          <w:p w14:paraId="46841A3B" w14:textId="5C964748"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7420A9F5" w14:textId="77777777" w:rsidTr="00F74A3C">
        <w:tc>
          <w:tcPr>
            <w:cnfStyle w:val="001000000000" w:firstRow="0" w:lastRow="0" w:firstColumn="1" w:lastColumn="0" w:oddVBand="0" w:evenVBand="0" w:oddHBand="0" w:evenHBand="0" w:firstRowFirstColumn="0" w:firstRowLastColumn="0" w:lastRowFirstColumn="0" w:lastRowLastColumn="0"/>
            <w:tcW w:w="1659" w:type="dxa"/>
          </w:tcPr>
          <w:p w14:paraId="73F573F0" w14:textId="2051B0CD" w:rsidR="00D56BB4" w:rsidRDefault="005D55CC" w:rsidP="00D56BB4">
            <w:pPr>
              <w:rPr>
                <w:lang w:val="en-US"/>
              </w:rPr>
            </w:pPr>
            <w:r w:rsidRPr="005D55CC">
              <w:rPr>
                <w:rFonts w:hint="eastAsia"/>
                <w:lang w:val="en-US"/>
              </w:rPr>
              <w:t>智能科技应用</w:t>
            </w:r>
          </w:p>
        </w:tc>
        <w:tc>
          <w:tcPr>
            <w:tcW w:w="1659" w:type="dxa"/>
          </w:tcPr>
          <w:p w14:paraId="2A6DAA89" w14:textId="4D7CCDEF"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4C34166C" w14:textId="29B19C3D"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054D001C" w14:textId="190246D9"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7609E199" w14:textId="5AF37CA9"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r>
    </w:tbl>
    <w:p w14:paraId="39DF0CCA" w14:textId="21967CB8" w:rsidR="00FF6765" w:rsidRDefault="00FF6765" w:rsidP="72B9E795">
      <w:pPr>
        <w:widowControl/>
        <w:ind w:firstLine="420"/>
        <w:rPr>
          <w:rFonts w:ascii="FangSong" w:eastAsia="FangSong" w:hAnsi="FangSong"/>
          <w:sz w:val="24"/>
        </w:rPr>
      </w:pPr>
    </w:p>
    <w:p w14:paraId="40FA2970" w14:textId="14759A06" w:rsidR="002F3DFD" w:rsidRDefault="63D7ED3B" w:rsidP="72B9E795">
      <w:pPr>
        <w:widowControl/>
        <w:ind w:firstLine="420"/>
        <w:rPr>
          <w:rFonts w:ascii="FangSong" w:eastAsia="FangSong" w:hAnsi="FangSong"/>
          <w:sz w:val="24"/>
        </w:rPr>
      </w:pPr>
      <w:r w:rsidRPr="583447FF">
        <w:rPr>
          <w:rFonts w:ascii="FangSong" w:eastAsia="FangSong" w:hAnsi="FangSong"/>
          <w:sz w:val="24"/>
        </w:rPr>
        <w:t>FRIENT</w:t>
      </w:r>
      <w:proofErr w:type="gramStart"/>
      <w:r w:rsidRPr="583447FF">
        <w:rPr>
          <w:rFonts w:ascii="FangSong" w:eastAsia="FangSong" w:hAnsi="FangSong"/>
          <w:sz w:val="24"/>
        </w:rPr>
        <w:t>友租在</w:t>
      </w:r>
      <w:proofErr w:type="gramEnd"/>
      <w:r w:rsidRPr="583447FF">
        <w:rPr>
          <w:rFonts w:ascii="FangSong" w:eastAsia="FangSong" w:hAnsi="FangSong"/>
          <w:sz w:val="24"/>
        </w:rPr>
        <w:t>市场中</w:t>
      </w:r>
      <w:r w:rsidR="00314F7A">
        <w:rPr>
          <w:rFonts w:ascii="FangSong" w:eastAsia="FangSong" w:hAnsi="FangSong" w:hint="eastAsia"/>
          <w:sz w:val="24"/>
        </w:rPr>
        <w:t>有</w:t>
      </w:r>
      <w:r w:rsidRPr="583447FF">
        <w:rPr>
          <w:rFonts w:ascii="FangSong" w:eastAsia="FangSong" w:hAnsi="FangSong"/>
          <w:sz w:val="24"/>
        </w:rPr>
        <w:t>的独特定位和竞争优势</w:t>
      </w:r>
      <w:del w:id="53" w:author="LIANG, Shanshan [CLC]" w:date="2024-11-30T18:52:00Z">
        <w:r w:rsidRPr="583447FF" w:rsidDel="00855516">
          <w:rPr>
            <w:rFonts w:ascii="FangSong" w:eastAsia="FangSong" w:hAnsi="FangSong"/>
            <w:sz w:val="24"/>
          </w:rPr>
          <w:delText>，有助于吸引更多用户选择我们的平台</w:delText>
        </w:r>
      </w:del>
      <w:r w:rsidRPr="583447FF">
        <w:rPr>
          <w:rFonts w:ascii="FangSong" w:eastAsia="FangSong" w:hAnsi="FangSong"/>
          <w:sz w:val="24"/>
        </w:rPr>
        <w:t>。</w:t>
      </w:r>
      <w:r w:rsidR="44C04E72" w:rsidRPr="583447FF">
        <w:rPr>
          <w:rFonts w:ascii="FangSong" w:eastAsia="FangSong" w:hAnsi="FangSong"/>
          <w:sz w:val="24"/>
        </w:rPr>
        <w:t>在室友适配性方面，</w:t>
      </w:r>
      <w:proofErr w:type="gramStart"/>
      <w:r w:rsidR="008A72ED">
        <w:rPr>
          <w:rFonts w:ascii="FangSong" w:eastAsia="FangSong" w:hAnsi="FangSong" w:hint="eastAsia"/>
          <w:sz w:val="24"/>
        </w:rPr>
        <w:t>友租</w:t>
      </w:r>
      <w:r w:rsidR="44C04E72" w:rsidRPr="583447FF">
        <w:rPr>
          <w:rFonts w:ascii="FangSong" w:eastAsia="FangSong" w:hAnsi="FangSong"/>
          <w:sz w:val="24"/>
        </w:rPr>
        <w:t>为</w:t>
      </w:r>
      <w:proofErr w:type="gramEnd"/>
      <w:r w:rsidR="44C04E72" w:rsidRPr="583447FF">
        <w:rPr>
          <w:rFonts w:ascii="FangSong" w:eastAsia="FangSong" w:hAnsi="FangSong"/>
          <w:sz w:val="24"/>
        </w:rPr>
        <w:t>用户提供个性化的室友推荐，而</w:t>
      </w:r>
      <w:r w:rsidR="4640D32D" w:rsidRPr="583447FF">
        <w:rPr>
          <w:rFonts w:ascii="FangSong" w:eastAsia="FangSong" w:hAnsi="FangSong"/>
          <w:sz w:val="24"/>
        </w:rPr>
        <w:t>免费</w:t>
      </w:r>
      <w:proofErr w:type="gramStart"/>
      <w:r w:rsidR="4640D32D" w:rsidRPr="583447FF">
        <w:rPr>
          <w:rFonts w:ascii="FangSong" w:eastAsia="FangSong" w:hAnsi="FangSong"/>
          <w:sz w:val="24"/>
        </w:rPr>
        <w:t>放房平台</w:t>
      </w:r>
      <w:proofErr w:type="gramEnd"/>
      <w:r w:rsidR="4640D32D" w:rsidRPr="583447FF">
        <w:rPr>
          <w:rFonts w:ascii="FangSong" w:eastAsia="FangSong" w:hAnsi="FangSong"/>
          <w:sz w:val="24"/>
        </w:rPr>
        <w:t>和</w:t>
      </w:r>
      <w:r w:rsidR="44C04E72" w:rsidRPr="583447FF">
        <w:rPr>
          <w:rFonts w:ascii="FangSong" w:eastAsia="FangSong" w:hAnsi="FangSong"/>
          <w:sz w:val="24"/>
        </w:rPr>
        <w:t>线下中介则缺乏这一功能。</w:t>
      </w:r>
      <w:del w:id="54" w:author="LIANG, Shanshan [CLC]" w:date="2024-11-30T18:52:00Z">
        <w:r w:rsidR="44C04E72" w:rsidRPr="583447FF" w:rsidDel="00855516">
          <w:rPr>
            <w:rFonts w:ascii="FangSong" w:eastAsia="FangSong" w:hAnsi="FangSong"/>
            <w:sz w:val="24"/>
          </w:rPr>
          <w:delText>其次，</w:delText>
        </w:r>
      </w:del>
      <w:r w:rsidR="44C04E72" w:rsidRPr="583447FF">
        <w:rPr>
          <w:rFonts w:ascii="FangSong" w:eastAsia="FangSong" w:hAnsi="FangSong"/>
          <w:sz w:val="24"/>
        </w:rPr>
        <w:t>在信息可靠性方面，</w:t>
      </w:r>
      <w:r w:rsidR="3D577D74" w:rsidRPr="583447FF">
        <w:rPr>
          <w:rFonts w:ascii="FangSong" w:eastAsia="FangSong" w:hAnsi="FangSong"/>
          <w:sz w:val="24"/>
        </w:rPr>
        <w:t>社交平台</w:t>
      </w:r>
      <w:r w:rsidR="44C04E72" w:rsidRPr="583447FF">
        <w:rPr>
          <w:rFonts w:ascii="FangSong" w:eastAsia="FangSong" w:hAnsi="FangSong"/>
          <w:sz w:val="24"/>
        </w:rPr>
        <w:t>和免费</w:t>
      </w:r>
      <w:proofErr w:type="gramStart"/>
      <w:r w:rsidR="44C04E72" w:rsidRPr="583447FF">
        <w:rPr>
          <w:rFonts w:ascii="FangSong" w:eastAsia="FangSong" w:hAnsi="FangSong"/>
          <w:sz w:val="24"/>
        </w:rPr>
        <w:t>放房平台</w:t>
      </w:r>
      <w:proofErr w:type="gramEnd"/>
      <w:r w:rsidR="44C04E72" w:rsidRPr="583447FF">
        <w:rPr>
          <w:rFonts w:ascii="FangSong" w:eastAsia="FangSong" w:hAnsi="FangSong"/>
          <w:sz w:val="24"/>
        </w:rPr>
        <w:t>可能面临信息真实性不足的问题，</w:t>
      </w:r>
      <w:proofErr w:type="gramStart"/>
      <w:r w:rsidR="44C04E72" w:rsidRPr="583447FF">
        <w:rPr>
          <w:rFonts w:ascii="FangSong" w:eastAsia="FangSong" w:hAnsi="FangSong"/>
          <w:sz w:val="24"/>
        </w:rPr>
        <w:t>而友租致力于</w:t>
      </w:r>
      <w:proofErr w:type="gramEnd"/>
      <w:r w:rsidR="44C04E72" w:rsidRPr="583447FF">
        <w:rPr>
          <w:rFonts w:ascii="FangSong" w:eastAsia="FangSong" w:hAnsi="FangSong"/>
          <w:sz w:val="24"/>
        </w:rPr>
        <w:t>提供经过验证的房源信息，确保</w:t>
      </w:r>
      <w:r w:rsidR="00B77403">
        <w:rPr>
          <w:rFonts w:ascii="FangSong" w:eastAsia="FangSong" w:hAnsi="FangSong" w:hint="eastAsia"/>
          <w:sz w:val="24"/>
        </w:rPr>
        <w:t>房源</w:t>
      </w:r>
      <w:r w:rsidR="44C04E72" w:rsidRPr="583447FF">
        <w:rPr>
          <w:rFonts w:ascii="FangSong" w:eastAsia="FangSong" w:hAnsi="FangSong"/>
          <w:sz w:val="24"/>
        </w:rPr>
        <w:t>可靠。</w:t>
      </w:r>
      <w:del w:id="55" w:author="LIANG, Shanshan [CLC]" w:date="2024-11-30T18:53:00Z">
        <w:r w:rsidR="44C04E72" w:rsidRPr="583447FF" w:rsidDel="00855516">
          <w:rPr>
            <w:rFonts w:ascii="FangSong" w:eastAsia="FangSong" w:hAnsi="FangSong" w:hint="eastAsia"/>
            <w:sz w:val="24"/>
          </w:rPr>
          <w:delText>此外</w:delText>
        </w:r>
      </w:del>
      <w:ins w:id="56" w:author="LIANG, Shanshan [CLC]" w:date="2024-11-30T18:53:00Z">
        <w:r w:rsidR="00855516">
          <w:rPr>
            <w:rFonts w:ascii="FangSong" w:eastAsia="FangSong" w:hAnsi="FangSong" w:hint="eastAsia"/>
            <w:sz w:val="24"/>
          </w:rPr>
          <w:t>在費用方面</w:t>
        </w:r>
      </w:ins>
      <w:r w:rsidR="44C04E72" w:rsidRPr="583447FF">
        <w:rPr>
          <w:rFonts w:ascii="FangSong" w:eastAsia="FangSong" w:hAnsi="FangSong"/>
          <w:sz w:val="24"/>
        </w:rPr>
        <w:t>，</w:t>
      </w:r>
      <w:r w:rsidR="005D0FB6">
        <w:rPr>
          <w:rFonts w:ascii="FangSong" w:eastAsia="FangSong" w:hAnsi="FangSong" w:hint="eastAsia"/>
          <w:sz w:val="24"/>
        </w:rPr>
        <w:t>相较于</w:t>
      </w:r>
      <w:r w:rsidR="005D0FB6" w:rsidRPr="583447FF">
        <w:rPr>
          <w:rFonts w:ascii="FangSong" w:eastAsia="FangSong" w:hAnsi="FangSong"/>
          <w:sz w:val="24"/>
        </w:rPr>
        <w:t>传统</w:t>
      </w:r>
      <w:proofErr w:type="gramStart"/>
      <w:r w:rsidR="005D0FB6" w:rsidRPr="583447FF">
        <w:rPr>
          <w:rFonts w:ascii="FangSong" w:eastAsia="FangSong" w:hAnsi="FangSong"/>
          <w:sz w:val="24"/>
        </w:rPr>
        <w:t>中介</w:t>
      </w:r>
      <w:r w:rsidR="44C04E72" w:rsidRPr="583447FF">
        <w:rPr>
          <w:rFonts w:ascii="FangSong" w:eastAsia="FangSong" w:hAnsi="FangSong"/>
          <w:sz w:val="24"/>
        </w:rPr>
        <w:t>友租服务费</w:t>
      </w:r>
      <w:proofErr w:type="gramEnd"/>
      <w:r w:rsidR="44C04E72" w:rsidRPr="583447FF">
        <w:rPr>
          <w:rFonts w:ascii="FangSong" w:eastAsia="FangSong" w:hAnsi="FangSong"/>
          <w:sz w:val="24"/>
        </w:rPr>
        <w:t>用</w:t>
      </w:r>
      <w:r w:rsidR="00B77403">
        <w:rPr>
          <w:rFonts w:ascii="FangSong" w:eastAsia="FangSong" w:hAnsi="FangSong" w:hint="eastAsia"/>
          <w:sz w:val="24"/>
        </w:rPr>
        <w:t>低</w:t>
      </w:r>
      <w:r w:rsidR="44C04E72" w:rsidRPr="583447FF">
        <w:rPr>
          <w:rFonts w:ascii="FangSong" w:eastAsia="FangSong" w:hAnsi="FangSong"/>
          <w:sz w:val="24"/>
        </w:rPr>
        <w:t>，</w:t>
      </w:r>
      <w:r w:rsidR="00AB343F">
        <w:rPr>
          <w:rFonts w:ascii="FangSong" w:eastAsia="FangSong" w:hAnsi="FangSong" w:hint="eastAsia"/>
          <w:sz w:val="24"/>
        </w:rPr>
        <w:t>致力于</w:t>
      </w:r>
      <w:r w:rsidR="44C04E72" w:rsidRPr="583447FF">
        <w:rPr>
          <w:rFonts w:ascii="FangSong" w:eastAsia="FangSong" w:hAnsi="FangSong"/>
          <w:sz w:val="24"/>
        </w:rPr>
        <w:t>帮助留学生降低经济负担</w:t>
      </w:r>
      <w:r w:rsidR="00704D41">
        <w:rPr>
          <w:rFonts w:ascii="FangSong" w:eastAsia="FangSong" w:hAnsi="FangSong" w:hint="eastAsia"/>
          <w:sz w:val="24"/>
        </w:rPr>
        <w:t>。</w:t>
      </w:r>
      <w:r w:rsidR="44C04E72" w:rsidRPr="583447FF">
        <w:rPr>
          <w:rFonts w:ascii="FangSong" w:eastAsia="FangSong" w:hAnsi="FangSong"/>
          <w:sz w:val="24"/>
        </w:rPr>
        <w:t>在智能科技应用方面，</w:t>
      </w:r>
      <w:proofErr w:type="gramStart"/>
      <w:r w:rsidR="44C04E72" w:rsidRPr="583447FF">
        <w:rPr>
          <w:rFonts w:ascii="FangSong" w:eastAsia="FangSong" w:hAnsi="FangSong"/>
          <w:sz w:val="24"/>
        </w:rPr>
        <w:t>友租利用</w:t>
      </w:r>
      <w:proofErr w:type="gramEnd"/>
      <w:r w:rsidR="44C04E72" w:rsidRPr="583447FF">
        <w:rPr>
          <w:rFonts w:ascii="FangSong" w:eastAsia="FangSong" w:hAnsi="FangSong"/>
          <w:sz w:val="24"/>
        </w:rPr>
        <w:t>先进的技术手段提升用户体验，提供更高效的服务，而其他竞争者在这方面的应用相对有限。</w:t>
      </w:r>
    </w:p>
    <w:p w14:paraId="06EBC5DD" w14:textId="5B9FEE57" w:rsidR="002135AD" w:rsidRDefault="002F3DFD" w:rsidP="00D311CB">
      <w:pPr>
        <w:widowControl/>
        <w:rPr>
          <w:rFonts w:ascii="FangSong" w:eastAsia="FangSong" w:hAnsi="FangSong"/>
          <w:sz w:val="24"/>
        </w:rPr>
      </w:pPr>
      <w:r>
        <w:rPr>
          <w:rFonts w:ascii="FangSong" w:eastAsia="FangSong" w:hAnsi="FangSong" w:hint="eastAsia"/>
          <w:sz w:val="24"/>
        </w:rPr>
        <w:br w:type="page"/>
      </w:r>
    </w:p>
    <w:p w14:paraId="64EC6224" w14:textId="5711C81F" w:rsidR="002135AD" w:rsidRPr="00255CC2" w:rsidRDefault="0043167B" w:rsidP="0043167B">
      <w:pPr>
        <w:pStyle w:val="2"/>
        <w:rPr>
          <w:rFonts w:ascii="FangSong" w:eastAsia="FangSong" w:hAnsi="FangSong"/>
        </w:rPr>
      </w:pPr>
      <w:bookmarkStart w:id="57" w:name="_Toc1085154447"/>
      <w:bookmarkStart w:id="58" w:name="_Toc183727718"/>
      <w:r w:rsidRPr="00255CC2">
        <w:rPr>
          <w:rFonts w:ascii="FangSong" w:eastAsia="FangSong" w:hAnsi="FangSong" w:hint="eastAsia"/>
        </w:rPr>
        <w:lastRenderedPageBreak/>
        <w:t>3.市场调研</w:t>
      </w:r>
      <w:bookmarkEnd w:id="57"/>
      <w:bookmarkEnd w:id="58"/>
    </w:p>
    <w:p w14:paraId="76EE1D24" w14:textId="1AC02AB5" w:rsidR="0043167B" w:rsidRPr="00987FE3" w:rsidRDefault="00F177A7" w:rsidP="00A24225">
      <w:pPr>
        <w:pStyle w:val="3"/>
        <w:rPr>
          <w:rFonts w:ascii="FangSong" w:eastAsia="FangSong" w:hAnsi="FangSong"/>
          <w:color w:val="C00000"/>
          <w:lang w:val="en-US"/>
        </w:rPr>
      </w:pPr>
      <w:bookmarkStart w:id="59" w:name="_Toc1307358295"/>
      <w:bookmarkStart w:id="60" w:name="_Toc183727719"/>
      <w:r w:rsidRPr="00255CC2">
        <w:rPr>
          <w:rFonts w:ascii="FangSong" w:eastAsia="FangSong" w:hAnsi="FangSong" w:hint="eastAsia"/>
        </w:rPr>
        <w:t>3.1市场</w:t>
      </w:r>
      <w:r w:rsidR="00D200F1">
        <w:rPr>
          <w:rFonts w:ascii="FangSong" w:eastAsia="FangSong" w:hAnsi="FangSong" w:hint="eastAsia"/>
          <w:color w:val="C00000"/>
        </w:rPr>
        <w:t>需求</w:t>
      </w:r>
      <w:r w:rsidR="00D42E42" w:rsidRPr="00987FE3">
        <w:rPr>
          <w:rFonts w:ascii="FangSong" w:eastAsia="FangSong" w:hAnsi="FangSong" w:hint="eastAsia"/>
          <w:color w:val="C00000"/>
        </w:rPr>
        <w:t>概况</w:t>
      </w:r>
      <w:bookmarkEnd w:id="59"/>
      <w:bookmarkEnd w:id="60"/>
    </w:p>
    <w:p w14:paraId="7F0E0D8A" w14:textId="7FDF6C42" w:rsidR="00F14E19" w:rsidRPr="00AD25E0" w:rsidRDefault="00D271A1" w:rsidP="00A24225">
      <w:pPr>
        <w:pStyle w:val="4"/>
        <w:rPr>
          <w:rFonts w:ascii="FangSong" w:eastAsia="FangSong" w:hAnsi="FangSong"/>
          <w:color w:val="C00000"/>
          <w:sz w:val="24"/>
          <w:szCs w:val="24"/>
        </w:rPr>
      </w:pPr>
      <w:bookmarkStart w:id="61" w:name="_Toc227592062"/>
      <w:bookmarkStart w:id="62" w:name="_Toc183727720"/>
      <w:r w:rsidRPr="00255CC2">
        <w:rPr>
          <w:rFonts w:ascii="FangSong" w:eastAsia="FangSong" w:hAnsi="FangSong" w:hint="eastAsia"/>
        </w:rPr>
        <w:t>3.1.1</w:t>
      </w:r>
      <w:r w:rsidR="00D200F1" w:rsidRPr="00255CC2">
        <w:rPr>
          <w:rFonts w:ascii="FangSong" w:eastAsia="FangSong" w:hAnsi="FangSong" w:hint="eastAsia"/>
        </w:rPr>
        <w:t>用户需求</w:t>
      </w:r>
      <w:bookmarkEnd w:id="61"/>
      <w:bookmarkEnd w:id="62"/>
    </w:p>
    <w:p w14:paraId="0C586822" w14:textId="76C84030" w:rsidR="00700A67" w:rsidRDefault="00700A67" w:rsidP="00784171">
      <w:pPr>
        <w:rPr>
          <w:rFonts w:ascii="FangSong" w:eastAsia="FangSong" w:hAnsi="FangSong"/>
          <w:color w:val="000000" w:themeColor="text1"/>
          <w:sz w:val="24"/>
          <w:lang w:val="en-US"/>
        </w:rPr>
      </w:pPr>
      <w:r>
        <w:rPr>
          <w:rFonts w:ascii="FangSong" w:eastAsia="FangSong" w:hAnsi="FangSong"/>
          <w:color w:val="C00000"/>
          <w:sz w:val="24"/>
        </w:rPr>
        <w:tab/>
      </w:r>
      <w:r w:rsidR="00D17DB7">
        <w:rPr>
          <w:rFonts w:ascii="FangSong" w:eastAsia="FangSong" w:hAnsi="FangSong"/>
          <w:color w:val="C00000"/>
          <w:sz w:val="24"/>
        </w:rPr>
        <w:t xml:space="preserve"> </w:t>
      </w:r>
      <w:r w:rsidR="00F72375">
        <w:rPr>
          <w:rFonts w:ascii="FangSong" w:eastAsia="FangSong" w:hAnsi="FangSong" w:hint="eastAsia"/>
          <w:color w:val="000000" w:themeColor="text1"/>
          <w:sz w:val="24"/>
          <w:lang w:val="en-US"/>
        </w:rPr>
        <w:t>近年</w:t>
      </w:r>
      <w:r w:rsidR="009D7366">
        <w:rPr>
          <w:rFonts w:ascii="FangSong" w:eastAsia="FangSong" w:hAnsi="FangSong" w:hint="eastAsia"/>
          <w:color w:val="000000" w:themeColor="text1"/>
          <w:sz w:val="24"/>
          <w:lang w:val="en-US"/>
        </w:rPr>
        <w:t>来，内地来港留学</w:t>
      </w:r>
      <w:r w:rsidR="00F5345B">
        <w:rPr>
          <w:rFonts w:ascii="FangSong" w:eastAsia="FangSong" w:hAnsi="FangSong" w:hint="eastAsia"/>
          <w:color w:val="000000" w:themeColor="text1"/>
          <w:sz w:val="24"/>
          <w:lang w:val="en-US"/>
        </w:rPr>
        <w:t>人数逐年递增，</w:t>
      </w:r>
      <w:r w:rsidR="00C95767">
        <w:rPr>
          <w:rFonts w:ascii="FangSong" w:eastAsia="FangSong" w:hAnsi="FangSong" w:hint="eastAsia"/>
          <w:color w:val="000000" w:themeColor="text1"/>
          <w:sz w:val="24"/>
          <w:lang w:val="en-US"/>
        </w:rPr>
        <w:t>其</w:t>
      </w:r>
      <w:r w:rsidR="00307117">
        <w:rPr>
          <w:rFonts w:ascii="FangSong" w:eastAsia="FangSong" w:hAnsi="FangSong" w:hint="eastAsia"/>
          <w:color w:val="000000" w:themeColor="text1"/>
          <w:sz w:val="24"/>
          <w:lang w:val="en-US"/>
        </w:rPr>
        <w:t>催生出</w:t>
      </w:r>
      <w:r w:rsidR="00FE4E53">
        <w:rPr>
          <w:rFonts w:ascii="FangSong" w:eastAsia="FangSong" w:hAnsi="FangSong" w:hint="eastAsia"/>
          <w:color w:val="000000" w:themeColor="text1"/>
          <w:sz w:val="24"/>
          <w:lang w:val="en-US"/>
        </w:rPr>
        <w:t>的</w:t>
      </w:r>
      <w:r w:rsidR="00C95767">
        <w:rPr>
          <w:rFonts w:ascii="FangSong" w:eastAsia="FangSong" w:hAnsi="FangSong" w:hint="eastAsia"/>
          <w:color w:val="000000" w:themeColor="text1"/>
          <w:sz w:val="24"/>
          <w:lang w:val="en-US"/>
        </w:rPr>
        <w:t>租房市场</w:t>
      </w:r>
      <w:r w:rsidR="006465ED">
        <w:rPr>
          <w:rFonts w:ascii="FangSong" w:eastAsia="FangSong" w:hAnsi="FangSong" w:hint="eastAsia"/>
          <w:color w:val="000000" w:themeColor="text1"/>
          <w:sz w:val="24"/>
          <w:lang w:val="en-US"/>
        </w:rPr>
        <w:t>呈现出专门化、</w:t>
      </w:r>
      <w:r w:rsidR="00A555B0">
        <w:rPr>
          <w:rFonts w:ascii="FangSong" w:eastAsia="FangSong" w:hAnsi="FangSong" w:hint="eastAsia"/>
          <w:color w:val="000000" w:themeColor="text1"/>
          <w:sz w:val="24"/>
          <w:lang w:val="en-US"/>
        </w:rPr>
        <w:t>体系</w:t>
      </w:r>
      <w:r w:rsidR="006465ED">
        <w:rPr>
          <w:rFonts w:ascii="FangSong" w:eastAsia="FangSong" w:hAnsi="FangSong" w:hint="eastAsia"/>
          <w:color w:val="000000" w:themeColor="text1"/>
          <w:sz w:val="24"/>
          <w:lang w:val="en-US"/>
        </w:rPr>
        <w:t>化趋势</w:t>
      </w:r>
      <w:r w:rsidR="008A7E5D">
        <w:rPr>
          <w:rFonts w:ascii="FangSong" w:eastAsia="FangSong" w:hAnsi="FangSong" w:hint="eastAsia"/>
          <w:color w:val="000000" w:themeColor="text1"/>
          <w:sz w:val="24"/>
          <w:lang w:val="en-US"/>
        </w:rPr>
        <w:t>，市场体量与市场活跃度</w:t>
      </w:r>
      <w:r w:rsidR="00307117">
        <w:rPr>
          <w:rFonts w:ascii="FangSong" w:eastAsia="FangSong" w:hAnsi="FangSong" w:hint="eastAsia"/>
          <w:color w:val="000000" w:themeColor="text1"/>
          <w:sz w:val="24"/>
          <w:lang w:val="en-US"/>
        </w:rPr>
        <w:t>也同时</w:t>
      </w:r>
      <w:r w:rsidR="008A7E5D">
        <w:rPr>
          <w:rFonts w:ascii="FangSong" w:eastAsia="FangSong" w:hAnsi="FangSong" w:hint="eastAsia"/>
          <w:color w:val="000000" w:themeColor="text1"/>
          <w:sz w:val="24"/>
          <w:lang w:val="en-US"/>
        </w:rPr>
        <w:t>攀升</w:t>
      </w:r>
      <w:r w:rsidR="00307117">
        <w:rPr>
          <w:rFonts w:ascii="FangSong" w:eastAsia="FangSong" w:hAnsi="FangSong" w:hint="eastAsia"/>
          <w:color w:val="000000" w:themeColor="text1"/>
          <w:sz w:val="24"/>
          <w:lang w:val="en-US"/>
        </w:rPr>
        <w:t>，</w:t>
      </w:r>
      <w:r w:rsidR="00A555B0">
        <w:rPr>
          <w:rFonts w:ascii="FangSong" w:eastAsia="FangSong" w:hAnsi="FangSong" w:hint="eastAsia"/>
          <w:color w:val="000000" w:themeColor="text1"/>
          <w:sz w:val="24"/>
          <w:lang w:val="en-US"/>
        </w:rPr>
        <w:t>被认为是</w:t>
      </w:r>
      <w:r w:rsidR="00307117">
        <w:rPr>
          <w:rFonts w:ascii="FangSong" w:eastAsia="FangSong" w:hAnsi="FangSong" w:hint="eastAsia"/>
          <w:color w:val="000000" w:themeColor="text1"/>
          <w:sz w:val="24"/>
          <w:lang w:val="en-US"/>
        </w:rPr>
        <w:t>香港房屋租赁</w:t>
      </w:r>
      <w:r w:rsidR="00A555B0">
        <w:rPr>
          <w:rFonts w:ascii="FangSong" w:eastAsia="FangSong" w:hAnsi="FangSong" w:hint="eastAsia"/>
          <w:color w:val="000000" w:themeColor="text1"/>
          <w:sz w:val="24"/>
          <w:lang w:val="en-US"/>
        </w:rPr>
        <w:t>市场中的新兴</w:t>
      </w:r>
      <w:r w:rsidR="008C3E52">
        <w:rPr>
          <w:rFonts w:ascii="FangSong" w:eastAsia="FangSong" w:hAnsi="FangSong" w:hint="eastAsia"/>
          <w:color w:val="000000" w:themeColor="text1"/>
          <w:sz w:val="24"/>
          <w:lang w:val="en-US"/>
        </w:rPr>
        <w:t>领域。</w:t>
      </w:r>
      <w:r w:rsidR="00C471C9">
        <w:rPr>
          <w:rFonts w:ascii="FangSong" w:eastAsia="FangSong" w:hAnsi="FangSong" w:hint="eastAsia"/>
          <w:color w:val="000000" w:themeColor="text1"/>
          <w:sz w:val="24"/>
          <w:lang w:val="en-US"/>
        </w:rPr>
        <w:t>来</w:t>
      </w:r>
      <w:r w:rsidR="005F1984">
        <w:rPr>
          <w:rFonts w:ascii="FangSong" w:eastAsia="FangSong" w:hAnsi="FangSong" w:hint="eastAsia"/>
          <w:color w:val="000000" w:themeColor="text1"/>
          <w:sz w:val="24"/>
          <w:lang w:val="en-US"/>
        </w:rPr>
        <w:t>港留学生租房市场</w:t>
      </w:r>
      <w:r w:rsidR="008F04AD">
        <w:rPr>
          <w:rFonts w:ascii="FangSong" w:eastAsia="FangSong" w:hAnsi="FangSong" w:hint="eastAsia"/>
          <w:color w:val="000000" w:themeColor="text1"/>
          <w:sz w:val="24"/>
          <w:lang w:val="en-US"/>
        </w:rPr>
        <w:t>主要</w:t>
      </w:r>
      <w:r w:rsidR="005F1984">
        <w:rPr>
          <w:rFonts w:ascii="FangSong" w:eastAsia="FangSong" w:hAnsi="FangSong" w:hint="eastAsia"/>
          <w:color w:val="000000" w:themeColor="text1"/>
          <w:sz w:val="24"/>
          <w:lang w:val="en-US"/>
        </w:rPr>
        <w:t>具有以下</w:t>
      </w:r>
      <w:r w:rsidR="00EE4135">
        <w:rPr>
          <w:rFonts w:ascii="FangSong" w:eastAsia="FangSong" w:hAnsi="FangSong" w:hint="eastAsia"/>
          <w:color w:val="000000" w:themeColor="text1"/>
          <w:sz w:val="24"/>
          <w:lang w:val="en-US"/>
        </w:rPr>
        <w:t>三</w:t>
      </w:r>
      <w:r w:rsidR="00A60CAD">
        <w:rPr>
          <w:rFonts w:ascii="FangSong" w:eastAsia="FangSong" w:hAnsi="FangSong" w:hint="eastAsia"/>
          <w:color w:val="000000" w:themeColor="text1"/>
          <w:sz w:val="24"/>
          <w:lang w:val="en-US"/>
        </w:rPr>
        <w:t>点特征：</w:t>
      </w:r>
    </w:p>
    <w:p w14:paraId="780738D7" w14:textId="3C48284A" w:rsidR="008F04AD" w:rsidRDefault="00265911" w:rsidP="00387FA8">
      <w:pPr>
        <w:numPr>
          <w:ilvl w:val="0"/>
          <w:numId w:val="2"/>
        </w:numPr>
        <w:rPr>
          <w:rFonts w:ascii="FangSong" w:eastAsia="FangSong" w:hAnsi="FangSong"/>
          <w:color w:val="000000" w:themeColor="text1"/>
          <w:sz w:val="24"/>
          <w:lang w:val="en-US"/>
        </w:rPr>
      </w:pPr>
      <w:r>
        <w:rPr>
          <w:rFonts w:ascii="FangSong" w:eastAsia="FangSong" w:hAnsi="FangSong" w:hint="eastAsia"/>
          <w:color w:val="000000" w:themeColor="text1"/>
          <w:sz w:val="24"/>
          <w:lang w:val="en-US"/>
        </w:rPr>
        <w:t>服务</w:t>
      </w:r>
      <w:r w:rsidR="000F2758">
        <w:rPr>
          <w:rFonts w:ascii="FangSong" w:eastAsia="FangSong" w:hAnsi="FangSong" w:hint="eastAsia"/>
          <w:color w:val="000000" w:themeColor="text1"/>
          <w:sz w:val="24"/>
          <w:lang w:val="en-US"/>
        </w:rPr>
        <w:t>需求特殊</w:t>
      </w:r>
    </w:p>
    <w:p w14:paraId="46901A38" w14:textId="3641F5A4" w:rsidR="00DB4953" w:rsidRDefault="007A0C40" w:rsidP="00405B55">
      <w:pPr>
        <w:ind w:firstLineChars="200" w:firstLine="480"/>
        <w:rPr>
          <w:rFonts w:ascii="FangSong" w:eastAsia="FangSong" w:hAnsi="FangSong"/>
          <w:color w:val="000000" w:themeColor="text1"/>
          <w:sz w:val="24"/>
          <w:lang w:val="en-US"/>
        </w:rPr>
      </w:pPr>
      <w:r>
        <w:rPr>
          <w:rFonts w:ascii="FangSong" w:eastAsia="FangSong" w:hAnsi="FangSong" w:hint="eastAsia"/>
          <w:color w:val="000000" w:themeColor="text1"/>
          <w:sz w:val="24"/>
          <w:lang w:val="en-US"/>
        </w:rPr>
        <w:t>根据</w:t>
      </w:r>
      <w:r w:rsidR="00387FA8">
        <w:rPr>
          <w:rFonts w:ascii="FangSong" w:eastAsia="FangSong" w:hAnsi="FangSong" w:hint="eastAsia"/>
          <w:color w:val="000000" w:themeColor="text1"/>
          <w:sz w:val="24"/>
          <w:lang w:val="en-US"/>
        </w:rPr>
        <w:t>香港</w:t>
      </w:r>
      <w:r w:rsidR="00E87273">
        <w:rPr>
          <w:rFonts w:ascii="FangSong" w:eastAsia="FangSong" w:hAnsi="FangSong" w:hint="eastAsia"/>
          <w:color w:val="000000" w:themeColor="text1"/>
          <w:sz w:val="24"/>
          <w:lang w:val="en-US"/>
        </w:rPr>
        <w:t>地产代理监管局发布的《</w:t>
      </w:r>
      <w:r>
        <w:rPr>
          <w:rFonts w:ascii="FangSong" w:eastAsia="FangSong" w:hAnsi="FangSong" w:hint="eastAsia"/>
          <w:color w:val="000000" w:themeColor="text1"/>
          <w:sz w:val="24"/>
          <w:lang w:val="en-US"/>
        </w:rPr>
        <w:t>非本地生在香港租房指南》，</w:t>
      </w:r>
      <w:r w:rsidR="0058209F">
        <w:rPr>
          <w:rFonts w:ascii="FangSong" w:eastAsia="FangSong" w:hAnsi="FangSong" w:hint="eastAsia"/>
          <w:color w:val="000000" w:themeColor="text1"/>
          <w:sz w:val="24"/>
          <w:lang w:val="en-US"/>
        </w:rPr>
        <w:t>来港留学生租房</w:t>
      </w:r>
      <w:r w:rsidR="00882F19">
        <w:rPr>
          <w:rFonts w:ascii="FangSong" w:eastAsia="FangSong" w:hAnsi="FangSong" w:hint="eastAsia"/>
          <w:color w:val="000000" w:themeColor="text1"/>
          <w:sz w:val="24"/>
          <w:lang w:val="en-US"/>
        </w:rPr>
        <w:t>服务</w:t>
      </w:r>
      <w:r w:rsidR="002B3BBF">
        <w:rPr>
          <w:rFonts w:ascii="FangSong" w:eastAsia="FangSong" w:hAnsi="FangSong" w:hint="eastAsia"/>
          <w:color w:val="000000" w:themeColor="text1"/>
          <w:sz w:val="24"/>
          <w:lang w:val="en-US"/>
        </w:rPr>
        <w:t>需求与</w:t>
      </w:r>
      <w:r w:rsidR="000C7C2E">
        <w:rPr>
          <w:rFonts w:ascii="FangSong" w:eastAsia="FangSong" w:hAnsi="FangSong" w:hint="eastAsia"/>
          <w:color w:val="000000" w:themeColor="text1"/>
          <w:sz w:val="24"/>
          <w:lang w:val="en-US"/>
        </w:rPr>
        <w:t>传统的住房租赁需求之间较大的差异</w:t>
      </w:r>
      <w:r w:rsidR="00B12E43">
        <w:rPr>
          <w:rFonts w:ascii="FangSong" w:eastAsia="FangSong" w:hAnsi="FangSong" w:hint="eastAsia"/>
          <w:color w:val="000000" w:themeColor="text1"/>
          <w:sz w:val="24"/>
          <w:lang w:val="en-US"/>
        </w:rPr>
        <w:t>，可以概括为：</w:t>
      </w:r>
    </w:p>
    <w:p w14:paraId="0518A72C" w14:textId="77911196" w:rsidR="003879EE" w:rsidRDefault="00A85378" w:rsidP="003879EE">
      <w:pPr>
        <w:rPr>
          <w:rFonts w:ascii="FangSong" w:eastAsia="FangSong" w:hAnsi="FangSong"/>
          <w:color w:val="000000" w:themeColor="text1"/>
          <w:sz w:val="24"/>
          <w:lang w:val="en-US"/>
        </w:rPr>
      </w:pPr>
      <w:r>
        <w:rPr>
          <w:rFonts w:ascii="FangSong" w:eastAsia="FangSong" w:hAnsi="FangSong"/>
          <w:noProof/>
          <w:color w:val="000000" w:themeColor="text1"/>
          <w:sz w:val="24"/>
          <w:lang w:val="en-US"/>
        </w:rPr>
        <w:drawing>
          <wp:inline distT="0" distB="0" distL="0" distR="0" wp14:anchorId="135CA620" wp14:editId="57CF6764">
            <wp:extent cx="5274310" cy="1232981"/>
            <wp:effectExtent l="57150" t="38100" r="40640" b="43815"/>
            <wp:docPr id="136691445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D09C8C7" w14:textId="2B7F2A6E" w:rsidR="005361C2" w:rsidRDefault="002C77F2" w:rsidP="005361C2">
      <w:pPr>
        <w:ind w:firstLine="420"/>
        <w:rPr>
          <w:rFonts w:ascii="FangSong" w:eastAsia="FangSong" w:hAnsi="FangSong"/>
          <w:color w:val="000000" w:themeColor="text1"/>
          <w:sz w:val="24"/>
          <w:lang w:val="en-US"/>
        </w:rPr>
      </w:pPr>
      <w:r>
        <w:rPr>
          <w:rFonts w:ascii="FangSong" w:eastAsia="FangSong" w:hAnsi="FangSong" w:hint="eastAsia"/>
          <w:color w:val="000000" w:themeColor="text1"/>
          <w:sz w:val="24"/>
          <w:lang w:val="en-US"/>
        </w:rPr>
        <w:t>为更好</w:t>
      </w:r>
      <w:r w:rsidR="006936F2">
        <w:rPr>
          <w:rFonts w:ascii="FangSong" w:eastAsia="FangSong" w:hAnsi="FangSong" w:hint="eastAsia"/>
          <w:color w:val="000000" w:themeColor="text1"/>
          <w:sz w:val="24"/>
          <w:lang w:val="en-US"/>
        </w:rPr>
        <w:t>根据来港留学生</w:t>
      </w:r>
      <w:del w:id="63" w:author="LIANG, Shanshan [CLC]" w:date="2024-11-30T18:54:00Z">
        <w:r w:rsidR="006936F2" w:rsidDel="00C9047A">
          <w:rPr>
            <w:rFonts w:ascii="FangSong" w:eastAsia="FangSong" w:hAnsi="FangSong" w:hint="eastAsia"/>
            <w:color w:val="000000" w:themeColor="text1"/>
            <w:sz w:val="24"/>
            <w:lang w:val="en-US"/>
          </w:rPr>
          <w:delText>得</w:delText>
        </w:r>
      </w:del>
      <w:ins w:id="64" w:author="LIANG, Shanshan [CLC]" w:date="2024-11-30T18:54:00Z">
        <w:r w:rsidR="00C9047A">
          <w:rPr>
            <w:rFonts w:ascii="FangSong" w:eastAsia="FangSong" w:hAnsi="FangSong" w:hint="eastAsia"/>
            <w:color w:val="000000" w:themeColor="text1"/>
            <w:sz w:val="24"/>
            <w:lang w:val="en-US"/>
          </w:rPr>
          <w:t>的</w:t>
        </w:r>
      </w:ins>
      <w:r w:rsidR="006936F2">
        <w:rPr>
          <w:rFonts w:ascii="FangSong" w:eastAsia="FangSong" w:hAnsi="FangSong" w:hint="eastAsia"/>
          <w:color w:val="000000" w:themeColor="text1"/>
          <w:sz w:val="24"/>
          <w:lang w:val="en-US"/>
        </w:rPr>
        <w:t>特殊需求</w:t>
      </w:r>
      <w:r w:rsidR="00B609CF">
        <w:rPr>
          <w:rFonts w:ascii="FangSong" w:eastAsia="FangSong" w:hAnsi="FangSong" w:hint="eastAsia"/>
          <w:color w:val="000000" w:themeColor="text1"/>
          <w:sz w:val="24"/>
          <w:lang w:val="en-US"/>
        </w:rPr>
        <w:t>，我司在各院校内部</w:t>
      </w:r>
      <w:r w:rsidR="002270F2">
        <w:rPr>
          <w:rFonts w:ascii="FangSong" w:eastAsia="FangSong" w:hAnsi="FangSong" w:hint="eastAsia"/>
          <w:color w:val="000000" w:themeColor="text1"/>
          <w:sz w:val="24"/>
          <w:lang w:val="en-US"/>
        </w:rPr>
        <w:t>发放了</w:t>
      </w:r>
      <w:r w:rsidR="003366A5">
        <w:rPr>
          <w:rFonts w:ascii="FangSong" w:eastAsia="FangSong" w:hAnsi="FangSong" w:hint="eastAsia"/>
          <w:color w:val="000000" w:themeColor="text1"/>
          <w:sz w:val="24"/>
          <w:lang w:val="en-US"/>
        </w:rPr>
        <w:t>针对以上</w:t>
      </w:r>
      <w:commentRangeStart w:id="65"/>
      <w:r w:rsidR="003366A5">
        <w:rPr>
          <w:rFonts w:ascii="FangSong" w:eastAsia="FangSong" w:hAnsi="FangSong" w:hint="eastAsia"/>
          <w:color w:val="000000" w:themeColor="text1"/>
          <w:sz w:val="24"/>
          <w:lang w:val="en-US"/>
        </w:rPr>
        <w:t>总结文结</w:t>
      </w:r>
      <w:commentRangeEnd w:id="65"/>
      <w:r w:rsidR="00C9047A">
        <w:rPr>
          <w:rStyle w:val="af8"/>
        </w:rPr>
        <w:commentReference w:id="65"/>
      </w:r>
      <w:r w:rsidR="003366A5">
        <w:rPr>
          <w:rFonts w:ascii="FangSong" w:eastAsia="FangSong" w:hAnsi="FangSong" w:hint="eastAsia"/>
          <w:color w:val="000000" w:themeColor="text1"/>
          <w:sz w:val="24"/>
          <w:lang w:val="en-US"/>
        </w:rPr>
        <w:t>的</w:t>
      </w:r>
      <w:r w:rsidR="002270F2">
        <w:rPr>
          <w:rFonts w:ascii="FangSong" w:eastAsia="FangSong" w:hAnsi="FangSong" w:hint="eastAsia"/>
          <w:color w:val="000000" w:themeColor="text1"/>
          <w:sz w:val="24"/>
          <w:lang w:val="en-US"/>
        </w:rPr>
        <w:t>问卷调查，结果</w:t>
      </w:r>
      <w:r w:rsidR="00B5387C">
        <w:rPr>
          <w:rFonts w:ascii="FangSong" w:eastAsia="FangSong" w:hAnsi="FangSong" w:hint="eastAsia"/>
          <w:color w:val="000000" w:themeColor="text1"/>
          <w:sz w:val="24"/>
          <w:lang w:val="en-US"/>
        </w:rPr>
        <w:t>如下：</w:t>
      </w:r>
    </w:p>
    <w:p w14:paraId="714E0AD3" w14:textId="4AF2FF31" w:rsidR="00254540" w:rsidRDefault="004F0741" w:rsidP="00CD2E4A">
      <w:pPr>
        <w:rPr>
          <w:rFonts w:ascii="FangSong" w:eastAsia="FangSong" w:hAnsi="FangSong"/>
          <w:color w:val="000000" w:themeColor="text1"/>
          <w:sz w:val="24"/>
          <w:lang w:val="en-US"/>
        </w:rPr>
      </w:pPr>
      <w:r>
        <w:rPr>
          <w:rFonts w:ascii="FangSong" w:eastAsia="FangSong" w:hAnsi="FangSong" w:hint="eastAsia"/>
          <w:noProof/>
          <w:color w:val="000000" w:themeColor="text1"/>
          <w:sz w:val="24"/>
          <w:lang w:val="en-US"/>
        </w:rPr>
        <w:drawing>
          <wp:inline distT="0" distB="0" distL="0" distR="0" wp14:anchorId="30BD8F0D" wp14:editId="1E41DF9A">
            <wp:extent cx="5376153" cy="1414564"/>
            <wp:effectExtent l="0" t="38100" r="0" b="0"/>
            <wp:docPr id="1689545723"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933F950" w14:textId="7C336254" w:rsidR="00CD2E4A" w:rsidRPr="00F74191" w:rsidRDefault="008B56F5" w:rsidP="00CD2E4A">
      <w:pPr>
        <w:rPr>
          <w:rFonts w:ascii="FangSong" w:eastAsia="FangSong" w:hAnsi="FangSong"/>
          <w:color w:val="000000" w:themeColor="text1"/>
          <w:sz w:val="24"/>
          <w:lang w:val="en-US"/>
        </w:rPr>
      </w:pPr>
      <w:r>
        <w:rPr>
          <w:rFonts w:ascii="FangSong" w:eastAsia="FangSong" w:hAnsi="FangSong"/>
          <w:color w:val="000000" w:themeColor="text1"/>
          <w:sz w:val="24"/>
          <w:lang w:val="en-US"/>
        </w:rPr>
        <w:tab/>
      </w:r>
      <w:r>
        <w:rPr>
          <w:rFonts w:ascii="FangSong" w:eastAsia="FangSong" w:hAnsi="FangSong" w:hint="eastAsia"/>
          <w:color w:val="000000" w:themeColor="text1"/>
          <w:sz w:val="24"/>
          <w:lang w:val="en-US"/>
        </w:rPr>
        <w:t>针对上图所示各</w:t>
      </w:r>
      <w:r w:rsidR="00313BCD">
        <w:rPr>
          <w:rFonts w:ascii="FangSong" w:eastAsia="FangSong" w:hAnsi="FangSong" w:hint="eastAsia"/>
          <w:color w:val="000000" w:themeColor="text1"/>
          <w:sz w:val="24"/>
          <w:lang w:val="en-US"/>
        </w:rPr>
        <w:t>项来港留学生租房的特殊需求，我司于FRIENT</w:t>
      </w:r>
      <w:proofErr w:type="gramStart"/>
      <w:r w:rsidR="00313BCD">
        <w:rPr>
          <w:rFonts w:ascii="FangSong" w:eastAsia="FangSong" w:hAnsi="FangSong" w:hint="eastAsia"/>
          <w:color w:val="000000" w:themeColor="text1"/>
          <w:sz w:val="24"/>
          <w:lang w:val="en-US"/>
        </w:rPr>
        <w:t>友租</w:t>
      </w:r>
      <w:r w:rsidR="008E17AD">
        <w:rPr>
          <w:rFonts w:ascii="FangSong" w:eastAsia="FangSong" w:hAnsi="FangSong" w:hint="eastAsia"/>
          <w:color w:val="000000" w:themeColor="text1"/>
          <w:sz w:val="24"/>
          <w:lang w:val="en-US"/>
        </w:rPr>
        <w:t>平台</w:t>
      </w:r>
      <w:proofErr w:type="gramEnd"/>
      <w:r w:rsidR="008E17AD">
        <w:rPr>
          <w:rFonts w:ascii="FangSong" w:eastAsia="FangSong" w:hAnsi="FangSong" w:hint="eastAsia"/>
          <w:color w:val="000000" w:themeColor="text1"/>
          <w:sz w:val="24"/>
          <w:lang w:val="en-US"/>
        </w:rPr>
        <w:t>上</w:t>
      </w:r>
      <w:r w:rsidR="00313BCD">
        <w:rPr>
          <w:rFonts w:ascii="FangSong" w:eastAsia="FangSong" w:hAnsi="FangSong" w:hint="eastAsia"/>
          <w:color w:val="000000" w:themeColor="text1"/>
          <w:sz w:val="24"/>
          <w:lang w:val="en-US"/>
        </w:rPr>
        <w:t>对应开发了</w:t>
      </w:r>
      <w:r w:rsidR="008E17AD">
        <w:rPr>
          <w:rFonts w:ascii="FangSong" w:eastAsia="FangSong" w:hAnsi="FangSong" w:hint="eastAsia"/>
          <w:color w:val="000000" w:themeColor="text1"/>
          <w:sz w:val="24"/>
          <w:lang w:val="en-US"/>
        </w:rPr>
        <w:t>智能室友匹配</w:t>
      </w:r>
      <w:del w:id="66" w:author="LIANG, Shanshan [CLC]" w:date="2024-11-30T18:55:00Z">
        <w:r w:rsidR="003366A5" w:rsidDel="00C9047A">
          <w:rPr>
            <w:rFonts w:ascii="FangSong" w:eastAsia="FangSong" w:hAnsi="FangSong" w:hint="eastAsia"/>
            <w:color w:val="000000" w:themeColor="text1"/>
            <w:sz w:val="24"/>
            <w:lang w:val="en-US"/>
          </w:rPr>
          <w:delText>之</w:delText>
        </w:r>
      </w:del>
      <w:r w:rsidR="003366A5">
        <w:rPr>
          <w:rFonts w:ascii="FangSong" w:eastAsia="FangSong" w:hAnsi="FangSong" w:hint="eastAsia"/>
          <w:color w:val="000000" w:themeColor="text1"/>
          <w:sz w:val="24"/>
          <w:lang w:val="en-US"/>
        </w:rPr>
        <w:t>功能</w:t>
      </w:r>
      <w:r w:rsidR="00F37364">
        <w:rPr>
          <w:rFonts w:ascii="FangSong" w:eastAsia="FangSong" w:hAnsi="FangSong" w:hint="eastAsia"/>
          <w:color w:val="000000" w:themeColor="text1"/>
          <w:sz w:val="24"/>
          <w:lang w:val="en-US"/>
        </w:rPr>
        <w:t>，以</w:t>
      </w:r>
      <w:r w:rsidR="00442596">
        <w:rPr>
          <w:rFonts w:ascii="FangSong" w:eastAsia="FangSong" w:hAnsi="FangSong" w:hint="eastAsia"/>
          <w:color w:val="000000" w:themeColor="text1"/>
          <w:sz w:val="24"/>
          <w:lang w:val="en-US"/>
        </w:rPr>
        <w:t>移动</w:t>
      </w:r>
      <w:r w:rsidR="00F37364">
        <w:rPr>
          <w:rFonts w:ascii="FangSong" w:eastAsia="FangSong" w:hAnsi="FangSong" w:hint="eastAsia"/>
          <w:color w:val="000000" w:themeColor="text1"/>
          <w:sz w:val="24"/>
          <w:lang w:val="en-US"/>
        </w:rPr>
        <w:t>服务</w:t>
      </w:r>
      <w:r w:rsidR="00442596">
        <w:rPr>
          <w:rFonts w:ascii="FangSong" w:eastAsia="FangSong" w:hAnsi="FangSong" w:hint="eastAsia"/>
          <w:color w:val="000000" w:themeColor="text1"/>
          <w:sz w:val="24"/>
          <w:lang w:val="en-US"/>
        </w:rPr>
        <w:t>替代了传统中介的角色并达到减免中介佣金的效果</w:t>
      </w:r>
      <w:r w:rsidR="00C87D40">
        <w:rPr>
          <w:rFonts w:ascii="FangSong" w:eastAsia="FangSong" w:hAnsi="FangSong" w:hint="eastAsia"/>
          <w:color w:val="000000" w:themeColor="text1"/>
          <w:sz w:val="24"/>
          <w:lang w:val="en-US"/>
        </w:rPr>
        <w:t>，</w:t>
      </w:r>
      <w:del w:id="67" w:author="LIANG, Shanshan [CLC]" w:date="2024-11-30T18:56:00Z">
        <w:r w:rsidR="00C87D40" w:rsidDel="00C9047A">
          <w:rPr>
            <w:rFonts w:ascii="FangSong" w:eastAsia="FangSong" w:hAnsi="FangSong" w:hint="eastAsia"/>
            <w:color w:val="000000" w:themeColor="text1"/>
            <w:sz w:val="24"/>
            <w:lang w:val="en-US"/>
          </w:rPr>
          <w:delText>以填补</w:delText>
        </w:r>
      </w:del>
      <w:ins w:id="68" w:author="LIANG, Shanshan [CLC]" w:date="2024-11-30T18:56:00Z">
        <w:r w:rsidR="00C9047A">
          <w:rPr>
            <w:rFonts w:ascii="FangSong" w:eastAsia="FangSong" w:hAnsi="FangSong" w:hint="eastAsia"/>
            <w:color w:val="000000" w:themeColor="text1"/>
            <w:sz w:val="24"/>
            <w:lang w:val="en-US"/>
          </w:rPr>
          <w:t>比</w:t>
        </w:r>
      </w:ins>
      <w:r w:rsidR="00C87D40">
        <w:rPr>
          <w:rFonts w:ascii="FangSong" w:eastAsia="FangSong" w:hAnsi="FangSong" w:hint="eastAsia"/>
          <w:color w:val="000000" w:themeColor="text1"/>
          <w:sz w:val="24"/>
          <w:lang w:val="en-US"/>
        </w:rPr>
        <w:t>当前</w:t>
      </w:r>
      <w:r w:rsidR="004460B6">
        <w:rPr>
          <w:rFonts w:ascii="FangSong" w:eastAsia="FangSong" w:hAnsi="FangSong" w:hint="eastAsia"/>
          <w:color w:val="000000" w:themeColor="text1"/>
          <w:sz w:val="24"/>
          <w:lang w:val="en-US"/>
        </w:rPr>
        <w:t>租房平台</w:t>
      </w:r>
      <w:del w:id="69" w:author="LIANG, Shanshan [CLC]" w:date="2024-11-30T18:56:00Z">
        <w:r w:rsidR="00C87D40" w:rsidDel="00C9047A">
          <w:rPr>
            <w:rFonts w:ascii="FangSong" w:eastAsia="FangSong" w:hAnsi="FangSong" w:hint="eastAsia"/>
            <w:color w:val="000000" w:themeColor="text1"/>
            <w:sz w:val="24"/>
            <w:lang w:val="en-US"/>
          </w:rPr>
          <w:delText>在</w:delText>
        </w:r>
      </w:del>
      <w:ins w:id="70" w:author="LIANG, Shanshan [CLC]" w:date="2024-11-30T18:56:00Z">
        <w:r w:rsidR="00C9047A">
          <w:rPr>
            <w:rFonts w:ascii="FangSong" w:eastAsia="FangSong" w:hAnsi="FangSong" w:hint="eastAsia"/>
            <w:color w:val="000000" w:themeColor="text1"/>
            <w:sz w:val="24"/>
            <w:lang w:val="en-US"/>
          </w:rPr>
          <w:t>更能</w:t>
        </w:r>
      </w:ins>
      <w:r w:rsidR="00C87D40">
        <w:rPr>
          <w:rFonts w:ascii="FangSong" w:eastAsia="FangSong" w:hAnsi="FangSong" w:hint="eastAsia"/>
          <w:color w:val="000000" w:themeColor="text1"/>
          <w:sz w:val="24"/>
          <w:lang w:val="en-US"/>
        </w:rPr>
        <w:t>满足</w:t>
      </w:r>
      <w:ins w:id="71" w:author="LIANG, Shanshan [CLC]" w:date="2024-11-30T18:56:00Z">
        <w:r w:rsidR="00C9047A">
          <w:rPr>
            <w:rFonts w:ascii="FangSong" w:eastAsia="FangSong" w:hAnsi="FangSong" w:hint="eastAsia"/>
            <w:color w:val="000000" w:themeColor="text1"/>
            <w:sz w:val="24"/>
            <w:lang w:val="en-US"/>
          </w:rPr>
          <w:t>留學生的需求</w:t>
        </w:r>
      </w:ins>
      <w:del w:id="72" w:author="LIANG, Shanshan [CLC]" w:date="2024-11-30T18:56:00Z">
        <w:r w:rsidR="00C87D40" w:rsidDel="00C9047A">
          <w:rPr>
            <w:rFonts w:ascii="FangSong" w:eastAsia="FangSong" w:hAnsi="FangSong" w:hint="eastAsia"/>
            <w:color w:val="000000" w:themeColor="text1"/>
            <w:sz w:val="24"/>
            <w:lang w:val="en-US"/>
          </w:rPr>
          <w:delText>此类特殊服务需求上的空缺</w:delText>
        </w:r>
      </w:del>
      <w:r w:rsidR="004460B6">
        <w:rPr>
          <w:rFonts w:ascii="FangSong" w:eastAsia="FangSong" w:hAnsi="FangSong" w:hint="eastAsia"/>
          <w:color w:val="000000" w:themeColor="text1"/>
          <w:sz w:val="24"/>
          <w:lang w:val="en-US"/>
        </w:rPr>
        <w:t>。</w:t>
      </w:r>
    </w:p>
    <w:p w14:paraId="482759E0" w14:textId="7816CED4" w:rsidR="0062272B" w:rsidRDefault="008F04AD" w:rsidP="0062272B">
      <w:pPr>
        <w:numPr>
          <w:ilvl w:val="0"/>
          <w:numId w:val="2"/>
        </w:numPr>
        <w:rPr>
          <w:rFonts w:ascii="FangSong" w:eastAsia="FangSong" w:hAnsi="FangSong"/>
          <w:color w:val="000000" w:themeColor="text1"/>
          <w:sz w:val="24"/>
          <w:lang w:val="en-US"/>
        </w:rPr>
      </w:pPr>
      <w:r>
        <w:rPr>
          <w:rFonts w:ascii="FangSong" w:eastAsia="FangSong" w:hAnsi="FangSong" w:hint="eastAsia"/>
          <w:color w:val="000000" w:themeColor="text1"/>
          <w:sz w:val="24"/>
          <w:lang w:val="en-US"/>
        </w:rPr>
        <w:t>时空密集</w:t>
      </w:r>
    </w:p>
    <w:p w14:paraId="1C97825D" w14:textId="55D742D3" w:rsidR="00924D1E" w:rsidRDefault="00A31F6C" w:rsidP="00353320">
      <w:pPr>
        <w:ind w:firstLineChars="200" w:firstLine="480"/>
        <w:rPr>
          <w:rFonts w:ascii="FangSong" w:eastAsia="FangSong" w:hAnsi="FangSong"/>
          <w:color w:val="000000" w:themeColor="text1"/>
          <w:sz w:val="24"/>
          <w:lang w:val="en-US"/>
        </w:rPr>
      </w:pPr>
      <w:r>
        <w:rPr>
          <w:rFonts w:ascii="FangSong" w:eastAsia="FangSong" w:hAnsi="FangSong" w:hint="eastAsia"/>
          <w:color w:val="000000" w:themeColor="text1"/>
          <w:sz w:val="24"/>
          <w:lang w:val="en-US"/>
        </w:rPr>
        <w:t>《</w:t>
      </w:r>
      <w:r w:rsidR="0062272B">
        <w:rPr>
          <w:rFonts w:ascii="FangSong" w:eastAsia="FangSong" w:hAnsi="FangSong" w:hint="eastAsia"/>
          <w:color w:val="000000" w:themeColor="text1"/>
          <w:sz w:val="24"/>
          <w:lang w:val="en-US"/>
        </w:rPr>
        <w:t>中原地产</w:t>
      </w:r>
      <w:r>
        <w:rPr>
          <w:rFonts w:ascii="FangSong" w:eastAsia="FangSong" w:hAnsi="FangSong" w:hint="eastAsia"/>
          <w:color w:val="000000" w:themeColor="text1"/>
          <w:sz w:val="24"/>
          <w:lang w:val="en-US"/>
        </w:rPr>
        <w:t>2</w:t>
      </w:r>
      <w:r>
        <w:rPr>
          <w:rFonts w:ascii="FangSong" w:eastAsia="FangSong" w:hAnsi="FangSong"/>
          <w:color w:val="000000" w:themeColor="text1"/>
          <w:sz w:val="24"/>
          <w:lang w:val="en-US"/>
        </w:rPr>
        <w:t>023</w:t>
      </w:r>
      <w:r>
        <w:rPr>
          <w:rFonts w:ascii="FangSong" w:eastAsia="FangSong" w:hAnsi="FangSong" w:hint="eastAsia"/>
          <w:color w:val="000000" w:themeColor="text1"/>
          <w:sz w:val="24"/>
          <w:lang w:val="en-US"/>
        </w:rPr>
        <w:t>香港房屋租赁市场</w:t>
      </w:r>
      <w:r w:rsidR="00D85E3A">
        <w:rPr>
          <w:rFonts w:ascii="FangSong" w:eastAsia="FangSong" w:hAnsi="FangSong" w:hint="eastAsia"/>
          <w:color w:val="000000" w:themeColor="text1"/>
          <w:sz w:val="24"/>
          <w:lang w:val="en-US"/>
        </w:rPr>
        <w:t>研究报告</w:t>
      </w:r>
      <w:r>
        <w:rPr>
          <w:rFonts w:ascii="FangSong" w:eastAsia="FangSong" w:hAnsi="FangSong" w:hint="eastAsia"/>
          <w:color w:val="000000" w:themeColor="text1"/>
          <w:sz w:val="24"/>
          <w:lang w:val="en-US"/>
        </w:rPr>
        <w:t>》</w:t>
      </w:r>
      <w:r w:rsidR="00D85E3A">
        <w:rPr>
          <w:rFonts w:ascii="FangSong" w:eastAsia="FangSong" w:hAnsi="FangSong" w:hint="eastAsia"/>
          <w:color w:val="000000" w:themeColor="text1"/>
          <w:sz w:val="24"/>
          <w:lang w:val="en-US"/>
        </w:rPr>
        <w:t>指出</w:t>
      </w:r>
      <w:r w:rsidR="008A088D">
        <w:rPr>
          <w:rFonts w:ascii="FangSong" w:eastAsia="FangSong" w:hAnsi="FangSong" w:hint="eastAsia"/>
          <w:color w:val="000000" w:themeColor="text1"/>
          <w:sz w:val="24"/>
          <w:lang w:val="en-US"/>
        </w:rPr>
        <w:t>，来港留学生租房市场</w:t>
      </w:r>
      <w:r w:rsidR="00B0009F">
        <w:rPr>
          <w:rFonts w:ascii="FangSong" w:eastAsia="FangSong" w:hAnsi="FangSong" w:hint="eastAsia"/>
          <w:color w:val="000000" w:themeColor="text1"/>
          <w:sz w:val="24"/>
          <w:lang w:val="en-US"/>
        </w:rPr>
        <w:t>在地理上</w:t>
      </w:r>
      <w:r w:rsidR="008A088D">
        <w:rPr>
          <w:rFonts w:ascii="FangSong" w:eastAsia="FangSong" w:hAnsi="FangSong" w:hint="eastAsia"/>
          <w:color w:val="000000" w:themeColor="text1"/>
          <w:sz w:val="24"/>
          <w:lang w:val="en-US"/>
        </w:rPr>
        <w:t>集中于</w:t>
      </w:r>
      <w:r w:rsidR="00CA69D6">
        <w:rPr>
          <w:rFonts w:ascii="FangSong" w:eastAsia="FangSong" w:hAnsi="FangSong" w:hint="eastAsia"/>
          <w:color w:val="000000" w:themeColor="text1"/>
          <w:sz w:val="24"/>
          <w:lang w:val="en-US"/>
        </w:rPr>
        <w:t>各大专院校</w:t>
      </w:r>
      <w:r w:rsidR="00B0009F">
        <w:rPr>
          <w:rFonts w:ascii="FangSong" w:eastAsia="FangSong" w:hAnsi="FangSong" w:hint="eastAsia"/>
          <w:color w:val="000000" w:themeColor="text1"/>
          <w:sz w:val="24"/>
          <w:lang w:val="en-US"/>
        </w:rPr>
        <w:t>附近</w:t>
      </w:r>
      <w:r w:rsidR="00924D1E">
        <w:rPr>
          <w:rFonts w:ascii="FangSong" w:eastAsia="FangSong" w:hAnsi="FangSong" w:hint="eastAsia"/>
          <w:color w:val="000000" w:themeColor="text1"/>
          <w:sz w:val="24"/>
          <w:lang w:val="en-US"/>
        </w:rPr>
        <w:t>。</w:t>
      </w:r>
      <w:r w:rsidR="006A5F76">
        <w:rPr>
          <w:rFonts w:ascii="FangSong" w:eastAsia="FangSong" w:hAnsi="FangSong" w:hint="eastAsia"/>
          <w:color w:val="000000" w:themeColor="text1"/>
          <w:sz w:val="24"/>
          <w:lang w:val="en-US"/>
        </w:rPr>
        <w:t>该报告中</w:t>
      </w:r>
      <w:r w:rsidR="00924D1E">
        <w:rPr>
          <w:rFonts w:ascii="FangSong" w:eastAsia="FangSong" w:hAnsi="FangSong" w:hint="eastAsia"/>
          <w:color w:val="000000" w:themeColor="text1"/>
          <w:sz w:val="24"/>
          <w:lang w:val="en-US"/>
        </w:rPr>
        <w:t>来港留学生租房聚集区域及</w:t>
      </w:r>
      <w:r w:rsidR="0082242B">
        <w:rPr>
          <w:rFonts w:ascii="FangSong" w:eastAsia="FangSong" w:hAnsi="FangSong" w:hint="eastAsia"/>
          <w:color w:val="000000" w:themeColor="text1"/>
          <w:sz w:val="24"/>
          <w:lang w:val="en-US"/>
        </w:rPr>
        <w:t>该区域中</w:t>
      </w:r>
      <w:r w:rsidR="00C5033F">
        <w:rPr>
          <w:rFonts w:ascii="FangSong" w:eastAsia="FangSong" w:hAnsi="FangSong" w:hint="eastAsia"/>
          <w:color w:val="000000" w:themeColor="text1"/>
          <w:sz w:val="24"/>
          <w:lang w:val="en-US"/>
        </w:rPr>
        <w:t>成交额</w:t>
      </w:r>
      <w:r w:rsidR="00B22D0D">
        <w:rPr>
          <w:rFonts w:ascii="FangSong" w:eastAsia="FangSong" w:hAnsi="FangSong" w:hint="eastAsia"/>
          <w:color w:val="000000" w:themeColor="text1"/>
          <w:sz w:val="24"/>
          <w:lang w:val="en-US"/>
        </w:rPr>
        <w:t>占</w:t>
      </w:r>
      <w:ins w:id="73" w:author="LIANG, Shanshan [CLC]" w:date="2024-11-30T18:57:00Z">
        <w:r w:rsidR="00C9047A">
          <w:rPr>
            <w:rFonts w:ascii="FangSong" w:eastAsia="FangSong" w:hAnsi="FangSong" w:hint="eastAsia"/>
            <w:color w:val="000000" w:themeColor="text1"/>
            <w:sz w:val="24"/>
            <w:lang w:val="en-US"/>
          </w:rPr>
          <w:t>租賃市</w:t>
        </w:r>
        <w:proofErr w:type="gramStart"/>
        <w:r w:rsidR="00C9047A">
          <w:rPr>
            <w:rFonts w:ascii="FangSong" w:eastAsia="FangSong" w:hAnsi="FangSong" w:hint="eastAsia"/>
            <w:color w:val="000000" w:themeColor="text1"/>
            <w:sz w:val="24"/>
            <w:lang w:val="en-US"/>
          </w:rPr>
          <w:t>場</w:t>
        </w:r>
      </w:ins>
      <w:proofErr w:type="gramEnd"/>
      <w:r w:rsidR="00B22D0D">
        <w:rPr>
          <w:rFonts w:ascii="FangSong" w:eastAsia="FangSong" w:hAnsi="FangSong" w:hint="eastAsia"/>
          <w:color w:val="000000" w:themeColor="text1"/>
          <w:sz w:val="24"/>
          <w:lang w:val="en-US"/>
        </w:rPr>
        <w:t>总</w:t>
      </w:r>
      <w:r w:rsidR="00C5033F">
        <w:rPr>
          <w:rFonts w:ascii="FangSong" w:eastAsia="FangSong" w:hAnsi="FangSong" w:hint="eastAsia"/>
          <w:color w:val="000000" w:themeColor="text1"/>
          <w:sz w:val="24"/>
          <w:lang w:val="en-US"/>
        </w:rPr>
        <w:t>体</w:t>
      </w:r>
      <w:r w:rsidR="00924D1E">
        <w:rPr>
          <w:rFonts w:ascii="FangSong" w:eastAsia="FangSong" w:hAnsi="FangSong" w:hint="eastAsia"/>
          <w:color w:val="000000" w:themeColor="text1"/>
          <w:sz w:val="24"/>
          <w:lang w:val="en-US"/>
        </w:rPr>
        <w:t>比重</w:t>
      </w:r>
      <w:r w:rsidR="00E87FFA">
        <w:rPr>
          <w:rFonts w:ascii="FangSong" w:eastAsia="FangSong" w:hAnsi="FangSong" w:hint="eastAsia"/>
          <w:color w:val="000000" w:themeColor="text1"/>
          <w:sz w:val="24"/>
          <w:lang w:val="en-US"/>
        </w:rPr>
        <w:t>如下图所示：</w:t>
      </w:r>
    </w:p>
    <w:p w14:paraId="7283B398" w14:textId="77777777" w:rsidR="00C376DC" w:rsidRDefault="00C376DC" w:rsidP="00353320">
      <w:pPr>
        <w:ind w:firstLineChars="200" w:firstLine="440"/>
        <w:rPr>
          <w:rFonts w:ascii="FangSong" w:eastAsia="FangSong" w:hAnsi="FangSong"/>
          <w:sz w:val="24"/>
          <w:lang w:val="en-US"/>
        </w:rPr>
      </w:pPr>
      <w:r>
        <w:rPr>
          <w:noProof/>
        </w:rPr>
        <w:lastRenderedPageBreak/>
        <w:drawing>
          <wp:inline distT="0" distB="0" distL="0" distR="0" wp14:anchorId="1649FDAE" wp14:editId="3EE2078C">
            <wp:extent cx="4408170" cy="3372485"/>
            <wp:effectExtent l="0" t="0" r="0" b="0"/>
            <wp:docPr id="923009062"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9062" name="图片 16" descr="图示&#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8170" cy="3372485"/>
                    </a:xfrm>
                    <a:prstGeom prst="rect">
                      <a:avLst/>
                    </a:prstGeom>
                    <a:noFill/>
                    <a:ln>
                      <a:noFill/>
                    </a:ln>
                  </pic:spPr>
                </pic:pic>
              </a:graphicData>
            </a:graphic>
          </wp:inline>
        </w:drawing>
      </w:r>
    </w:p>
    <w:p w14:paraId="7D04FAC0" w14:textId="004858CF" w:rsidR="00924D1E" w:rsidRDefault="00924D1E" w:rsidP="00353320">
      <w:pPr>
        <w:ind w:firstLineChars="200" w:firstLine="480"/>
        <w:rPr>
          <w:rFonts w:ascii="FangSong" w:eastAsia="FangSong" w:hAnsi="FangSong"/>
          <w:sz w:val="24"/>
          <w:lang w:val="en-US"/>
        </w:rPr>
      </w:pPr>
      <w:r>
        <w:rPr>
          <w:rFonts w:ascii="FangSong" w:eastAsia="FangSong" w:hAnsi="FangSong" w:hint="eastAsia"/>
          <w:sz w:val="24"/>
          <w:lang w:val="en-US"/>
        </w:rPr>
        <w:t>同时，根据对来港留学生的租房地址据校园直线距离与通勤时间的100份抽样调查，有如下图表：</w:t>
      </w:r>
    </w:p>
    <w:p w14:paraId="09AE6B07" w14:textId="2EEF352F" w:rsidR="00924D1E" w:rsidRPr="007D7A72" w:rsidRDefault="00924D1E" w:rsidP="00087687">
      <w:pPr>
        <w:jc w:val="center"/>
        <w:rPr>
          <w:rFonts w:ascii="FangSong" w:eastAsia="FangSong" w:hAnsi="FangSong"/>
          <w:sz w:val="24"/>
          <w:lang w:val="en-US"/>
        </w:rPr>
      </w:pPr>
      <w:r>
        <w:rPr>
          <w:rFonts w:ascii="FangSong" w:eastAsia="FangSong" w:hAnsi="FangSong" w:hint="eastAsia"/>
          <w:noProof/>
          <w:sz w:val="24"/>
          <w:lang w:val="en-US"/>
        </w:rPr>
        <w:drawing>
          <wp:inline distT="0" distB="0" distL="0" distR="0" wp14:anchorId="0235DCFC" wp14:editId="676B7035">
            <wp:extent cx="3441700" cy="1755775"/>
            <wp:effectExtent l="0" t="0" r="6350" b="15875"/>
            <wp:docPr id="1624928317"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rFonts w:ascii="FangSong" w:eastAsia="FangSong" w:hAnsi="FangSong" w:hint="eastAsia"/>
          <w:noProof/>
          <w:sz w:val="24"/>
          <w:lang w:val="en-US"/>
        </w:rPr>
        <w:drawing>
          <wp:inline distT="0" distB="0" distL="0" distR="0" wp14:anchorId="1FBC9818" wp14:editId="116B1DCC">
            <wp:extent cx="3441700" cy="1755775"/>
            <wp:effectExtent l="0" t="0" r="6350" b="15875"/>
            <wp:docPr id="115947534"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BBC4C01" w14:textId="4EA1EBEC" w:rsidR="00FD5D3F" w:rsidRDefault="00B53E74" w:rsidP="00353320">
      <w:pPr>
        <w:ind w:firstLine="420"/>
        <w:rPr>
          <w:rFonts w:ascii="FangSong" w:eastAsia="FangSong" w:hAnsi="FangSong"/>
          <w:sz w:val="24"/>
          <w:lang w:val="en-US"/>
        </w:rPr>
      </w:pPr>
      <w:r>
        <w:rPr>
          <w:rFonts w:ascii="FangSong" w:eastAsia="FangSong" w:hAnsi="FangSong" w:hint="eastAsia"/>
          <w:sz w:val="24"/>
          <w:lang w:val="en-US"/>
        </w:rPr>
        <w:t>可见来港留学生租房偏好地铁沿线地区，并与香港院校分布高度吻合。</w:t>
      </w:r>
    </w:p>
    <w:p w14:paraId="2C27CB4D" w14:textId="00F1AC40" w:rsidR="00A555B0" w:rsidRDefault="00B369BA" w:rsidP="00353320">
      <w:pPr>
        <w:ind w:firstLine="420"/>
        <w:rPr>
          <w:rFonts w:ascii="FangSong" w:eastAsia="FangSong" w:hAnsi="FangSong"/>
          <w:color w:val="000000" w:themeColor="text1"/>
          <w:sz w:val="24"/>
          <w:lang w:val="en-US"/>
        </w:rPr>
      </w:pPr>
      <w:r>
        <w:rPr>
          <w:rFonts w:ascii="FangSong" w:eastAsia="FangSong" w:hAnsi="FangSong" w:hint="eastAsia"/>
          <w:color w:val="000000" w:themeColor="text1"/>
          <w:sz w:val="24"/>
          <w:lang w:val="en-US"/>
        </w:rPr>
        <w:t>此外，</w:t>
      </w:r>
      <w:r w:rsidR="00982C15">
        <w:rPr>
          <w:rFonts w:ascii="FangSong" w:eastAsia="FangSong" w:hAnsi="FangSong" w:hint="eastAsia"/>
          <w:color w:val="000000" w:themeColor="text1"/>
          <w:sz w:val="24"/>
          <w:lang w:val="en-US"/>
        </w:rPr>
        <w:t>该</w:t>
      </w:r>
      <w:r w:rsidR="00042B44">
        <w:rPr>
          <w:rFonts w:ascii="FangSong" w:eastAsia="FangSong" w:hAnsi="FangSong" w:hint="eastAsia"/>
          <w:color w:val="000000" w:themeColor="text1"/>
          <w:sz w:val="24"/>
          <w:lang w:val="en-US"/>
        </w:rPr>
        <w:t>报告同时指出</w:t>
      </w:r>
      <w:r>
        <w:rPr>
          <w:rFonts w:ascii="FangSong" w:eastAsia="FangSong" w:hAnsi="FangSong" w:hint="eastAsia"/>
          <w:color w:val="000000" w:themeColor="text1"/>
          <w:sz w:val="24"/>
          <w:lang w:val="en-US"/>
        </w:rPr>
        <w:t>来港留学生</w:t>
      </w:r>
      <w:r w:rsidR="00925430">
        <w:rPr>
          <w:rFonts w:ascii="FangSong" w:eastAsia="FangSong" w:hAnsi="FangSong" w:hint="eastAsia"/>
          <w:color w:val="000000" w:themeColor="text1"/>
          <w:sz w:val="24"/>
          <w:lang w:val="en-US"/>
        </w:rPr>
        <w:t>租房交易集中于</w:t>
      </w:r>
      <w:r w:rsidR="00612937">
        <w:rPr>
          <w:rFonts w:ascii="FangSong" w:eastAsia="FangSong" w:hAnsi="FangSong" w:hint="eastAsia"/>
          <w:color w:val="000000" w:themeColor="text1"/>
          <w:sz w:val="24"/>
          <w:lang w:val="en-US"/>
        </w:rPr>
        <w:t>院校发放录取通知至开学期间，</w:t>
      </w:r>
      <w:r w:rsidR="00566565">
        <w:rPr>
          <w:rFonts w:ascii="FangSong" w:eastAsia="FangSong" w:hAnsi="FangSong" w:hint="eastAsia"/>
          <w:color w:val="000000" w:themeColor="text1"/>
          <w:sz w:val="24"/>
          <w:lang w:val="en-US"/>
        </w:rPr>
        <w:t>即</w:t>
      </w:r>
      <w:r w:rsidR="00612937">
        <w:rPr>
          <w:rFonts w:ascii="FangSong" w:eastAsia="FangSong" w:hAnsi="FangSong" w:hint="eastAsia"/>
          <w:color w:val="000000" w:themeColor="text1"/>
          <w:sz w:val="24"/>
          <w:lang w:val="en-US"/>
        </w:rPr>
        <w:t>每年</w:t>
      </w:r>
      <w:r w:rsidR="00CF5122">
        <w:rPr>
          <w:rFonts w:ascii="FangSong" w:eastAsia="FangSong" w:hAnsi="FangSong"/>
          <w:color w:val="000000" w:themeColor="text1"/>
          <w:sz w:val="24"/>
          <w:lang w:val="en-US"/>
        </w:rPr>
        <w:t>4</w:t>
      </w:r>
      <w:r w:rsidR="00CF5122">
        <w:rPr>
          <w:rFonts w:ascii="FangSong" w:eastAsia="FangSong" w:hAnsi="FangSong" w:hint="eastAsia"/>
          <w:color w:val="000000" w:themeColor="text1"/>
          <w:sz w:val="24"/>
          <w:lang w:val="en-US"/>
        </w:rPr>
        <w:t>月至8月，</w:t>
      </w:r>
      <w:r w:rsidR="00355FC6">
        <w:rPr>
          <w:rFonts w:ascii="FangSong" w:eastAsia="FangSong" w:hAnsi="FangSong" w:hint="eastAsia"/>
          <w:color w:val="000000" w:themeColor="text1"/>
          <w:sz w:val="24"/>
          <w:lang w:val="en-US"/>
        </w:rPr>
        <w:t>占总成交额的</w:t>
      </w:r>
      <w:r w:rsidR="00516B62">
        <w:rPr>
          <w:rFonts w:ascii="FangSong" w:eastAsia="FangSong" w:hAnsi="FangSong" w:hint="eastAsia"/>
          <w:color w:val="000000" w:themeColor="text1"/>
          <w:sz w:val="24"/>
          <w:lang w:val="en-US"/>
        </w:rPr>
        <w:t>89%；</w:t>
      </w:r>
      <w:r w:rsidR="003122AA">
        <w:rPr>
          <w:rFonts w:ascii="FangSong" w:eastAsia="FangSong" w:hAnsi="FangSong" w:hint="eastAsia"/>
          <w:color w:val="000000" w:themeColor="text1"/>
          <w:sz w:val="24"/>
          <w:lang w:val="en-US"/>
        </w:rPr>
        <w:t>而</w:t>
      </w:r>
      <w:r w:rsidR="00CF5122">
        <w:rPr>
          <w:rFonts w:ascii="FangSong" w:eastAsia="FangSong" w:hAnsi="FangSong" w:hint="eastAsia"/>
          <w:color w:val="000000" w:themeColor="text1"/>
          <w:sz w:val="24"/>
          <w:lang w:val="en-US"/>
        </w:rPr>
        <w:t>在其他</w:t>
      </w:r>
      <w:r w:rsidR="00B231F7">
        <w:rPr>
          <w:rFonts w:ascii="FangSong" w:eastAsia="FangSong" w:hAnsi="FangSong" w:hint="eastAsia"/>
          <w:color w:val="000000" w:themeColor="text1"/>
          <w:sz w:val="24"/>
          <w:lang w:val="en-US"/>
        </w:rPr>
        <w:t>时段交易</w:t>
      </w:r>
      <w:del w:id="74" w:author="LIANG, Shanshan [CLC]" w:date="2024-11-30T18:58:00Z">
        <w:r w:rsidR="00B231F7" w:rsidDel="00C9047A">
          <w:rPr>
            <w:rFonts w:ascii="FangSong" w:eastAsia="FangSong" w:hAnsi="FangSong" w:hint="eastAsia"/>
            <w:color w:val="000000" w:themeColor="text1"/>
            <w:sz w:val="24"/>
            <w:lang w:val="en-US"/>
          </w:rPr>
          <w:delText>分布</w:delText>
        </w:r>
      </w:del>
      <w:r w:rsidR="003122AA">
        <w:rPr>
          <w:rFonts w:ascii="FangSong" w:eastAsia="FangSong" w:hAnsi="FangSong" w:hint="eastAsia"/>
          <w:color w:val="000000" w:themeColor="text1"/>
          <w:sz w:val="24"/>
          <w:lang w:val="en-US"/>
        </w:rPr>
        <w:t>则</w:t>
      </w:r>
      <w:r w:rsidR="00B231F7">
        <w:rPr>
          <w:rFonts w:ascii="FangSong" w:eastAsia="FangSong" w:hAnsi="FangSong" w:hint="eastAsia"/>
          <w:color w:val="000000" w:themeColor="text1"/>
          <w:sz w:val="24"/>
          <w:lang w:val="en-US"/>
        </w:rPr>
        <w:t>较</w:t>
      </w:r>
      <w:r w:rsidR="00B231F7">
        <w:rPr>
          <w:rFonts w:ascii="FangSong" w:eastAsia="FangSong" w:hAnsi="FangSong" w:hint="eastAsia"/>
          <w:color w:val="000000" w:themeColor="text1"/>
          <w:sz w:val="24"/>
          <w:lang w:val="en-US"/>
        </w:rPr>
        <w:lastRenderedPageBreak/>
        <w:t>为稀疏</w:t>
      </w:r>
      <w:del w:id="75" w:author="LIANG, Shanshan [CLC]" w:date="2024-11-30T18:58:00Z">
        <w:r w:rsidR="00516B62" w:rsidDel="00C9047A">
          <w:rPr>
            <w:rFonts w:ascii="FangSong" w:eastAsia="FangSong" w:hAnsi="FangSong" w:hint="eastAsia"/>
            <w:color w:val="000000" w:themeColor="text1"/>
            <w:sz w:val="24"/>
            <w:lang w:val="en-US"/>
          </w:rPr>
          <w:delText>且占比低</w:delText>
        </w:r>
      </w:del>
      <w:r w:rsidR="007857AD">
        <w:rPr>
          <w:rFonts w:ascii="FangSong" w:eastAsia="FangSong" w:hAnsi="FangSong" w:hint="eastAsia"/>
          <w:color w:val="000000" w:themeColor="text1"/>
          <w:sz w:val="24"/>
          <w:lang w:val="en-US"/>
        </w:rPr>
        <w:t>。</w:t>
      </w:r>
    </w:p>
    <w:p w14:paraId="0C5F7097" w14:textId="037B88F3" w:rsidR="00254540" w:rsidRDefault="006519C2" w:rsidP="008179D7">
      <w:pPr>
        <w:rPr>
          <w:rFonts w:ascii="FangSong" w:eastAsia="FangSong" w:hAnsi="FangSong"/>
          <w:color w:val="000000" w:themeColor="text1"/>
          <w:sz w:val="24"/>
          <w:lang w:val="en-US"/>
        </w:rPr>
      </w:pPr>
      <w:r>
        <w:rPr>
          <w:rFonts w:ascii="FangSong" w:eastAsia="FangSong" w:hAnsi="FangSong"/>
          <w:color w:val="000000" w:themeColor="text1"/>
          <w:sz w:val="24"/>
          <w:lang w:val="en-US"/>
        </w:rPr>
        <w:tab/>
      </w:r>
      <w:r w:rsidR="00C31343">
        <w:rPr>
          <w:rFonts w:ascii="FangSong" w:eastAsia="FangSong" w:hAnsi="FangSong" w:hint="eastAsia"/>
          <w:color w:val="000000" w:themeColor="text1"/>
          <w:sz w:val="24"/>
          <w:lang w:val="en-US"/>
        </w:rPr>
        <w:t>对于来港留学生租房</w:t>
      </w:r>
      <w:r w:rsidR="0097231B">
        <w:rPr>
          <w:rFonts w:ascii="FangSong" w:eastAsia="FangSong" w:hAnsi="FangSong" w:hint="eastAsia"/>
          <w:color w:val="000000" w:themeColor="text1"/>
          <w:sz w:val="24"/>
          <w:lang w:val="en-US"/>
        </w:rPr>
        <w:t>交易量</w:t>
      </w:r>
      <w:r w:rsidR="00C31343">
        <w:rPr>
          <w:rFonts w:ascii="FangSong" w:eastAsia="FangSong" w:hAnsi="FangSong" w:hint="eastAsia"/>
          <w:color w:val="000000" w:themeColor="text1"/>
          <w:sz w:val="24"/>
          <w:lang w:val="en-US"/>
        </w:rPr>
        <w:t>在特定地域及时段</w:t>
      </w:r>
      <w:r w:rsidR="0097231B">
        <w:rPr>
          <w:rFonts w:ascii="FangSong" w:eastAsia="FangSong" w:hAnsi="FangSong" w:hint="eastAsia"/>
          <w:color w:val="000000" w:themeColor="text1"/>
          <w:sz w:val="24"/>
          <w:lang w:val="en-US"/>
        </w:rPr>
        <w:t>激增的特点</w:t>
      </w:r>
      <w:r w:rsidR="00824806">
        <w:rPr>
          <w:rFonts w:ascii="FangSong" w:eastAsia="FangSong" w:hAnsi="FangSong" w:hint="eastAsia"/>
          <w:color w:val="000000" w:themeColor="text1"/>
          <w:sz w:val="24"/>
          <w:lang w:val="en-US"/>
        </w:rPr>
        <w:t>，租房平台应当响应</w:t>
      </w:r>
      <w:r w:rsidR="00D51A58">
        <w:rPr>
          <w:rFonts w:ascii="FangSong" w:eastAsia="FangSong" w:hAnsi="FangSong" w:hint="eastAsia"/>
          <w:color w:val="000000" w:themeColor="text1"/>
          <w:sz w:val="24"/>
          <w:lang w:val="en-US"/>
        </w:rPr>
        <w:t>此用户需求特征，为特定地域的楼盘</w:t>
      </w:r>
      <w:r w:rsidR="002D1D64">
        <w:rPr>
          <w:rFonts w:ascii="FangSong" w:eastAsia="FangSong" w:hAnsi="FangSong" w:hint="eastAsia"/>
          <w:color w:val="000000" w:themeColor="text1"/>
          <w:sz w:val="24"/>
          <w:lang w:val="en-US"/>
        </w:rPr>
        <w:t>在特点时段提供更高效的信息整合</w:t>
      </w:r>
      <w:r w:rsidR="0007559E">
        <w:rPr>
          <w:rFonts w:ascii="FangSong" w:eastAsia="FangSong" w:hAnsi="FangSong" w:hint="eastAsia"/>
          <w:color w:val="000000" w:themeColor="text1"/>
          <w:sz w:val="24"/>
          <w:lang w:val="en-US"/>
        </w:rPr>
        <w:t>以及</w:t>
      </w:r>
      <w:r w:rsidR="002D1D64">
        <w:rPr>
          <w:rFonts w:ascii="FangSong" w:eastAsia="FangSong" w:hAnsi="FangSong" w:hint="eastAsia"/>
          <w:color w:val="000000" w:themeColor="text1"/>
          <w:sz w:val="24"/>
          <w:lang w:val="en-US"/>
        </w:rPr>
        <w:t>为来港留学人群</w:t>
      </w:r>
      <w:r w:rsidR="0007559E">
        <w:rPr>
          <w:rFonts w:ascii="FangSong" w:eastAsia="FangSong" w:hAnsi="FangSong" w:hint="eastAsia"/>
          <w:color w:val="000000" w:themeColor="text1"/>
          <w:sz w:val="24"/>
          <w:lang w:val="en-US"/>
        </w:rPr>
        <w:t>定制的信息检索等功能</w:t>
      </w:r>
      <w:r w:rsidR="00A14C58">
        <w:rPr>
          <w:rFonts w:ascii="FangSong" w:eastAsia="FangSong" w:hAnsi="FangSong" w:hint="eastAsia"/>
          <w:color w:val="000000" w:themeColor="text1"/>
          <w:sz w:val="24"/>
          <w:lang w:val="en-US"/>
        </w:rPr>
        <w:t>。然而，跟据我司</w:t>
      </w:r>
      <w:r w:rsidR="0058228C">
        <w:rPr>
          <w:rFonts w:ascii="FangSong" w:eastAsia="FangSong" w:hAnsi="FangSong" w:hint="eastAsia"/>
          <w:color w:val="000000" w:themeColor="text1"/>
          <w:sz w:val="24"/>
          <w:lang w:val="en-US"/>
        </w:rPr>
        <w:t>调研员汇总</w:t>
      </w:r>
      <w:commentRangeStart w:id="76"/>
      <w:r w:rsidR="00381282">
        <w:rPr>
          <w:rFonts w:ascii="FangSong" w:eastAsia="FangSong" w:hAnsi="FangSong" w:hint="eastAsia"/>
          <w:color w:val="000000" w:themeColor="text1"/>
          <w:sz w:val="24"/>
          <w:lang w:val="en-US"/>
        </w:rPr>
        <w:t>效果</w:t>
      </w:r>
      <w:commentRangeEnd w:id="76"/>
      <w:r w:rsidR="00C9047A">
        <w:rPr>
          <w:rStyle w:val="af8"/>
        </w:rPr>
        <w:commentReference w:id="76"/>
      </w:r>
      <w:r w:rsidR="00381282">
        <w:rPr>
          <w:rFonts w:ascii="FangSong" w:eastAsia="FangSong" w:hAnsi="FangSong" w:hint="eastAsia"/>
          <w:color w:val="000000" w:themeColor="text1"/>
          <w:sz w:val="24"/>
          <w:lang w:val="en-US"/>
        </w:rPr>
        <w:t>所有年交易量</w:t>
      </w:r>
      <w:r w:rsidR="004E40D8">
        <w:rPr>
          <w:rFonts w:ascii="FangSong" w:eastAsia="FangSong" w:hAnsi="FangSong" w:hint="eastAsia"/>
          <w:color w:val="000000" w:themeColor="text1"/>
          <w:sz w:val="24"/>
          <w:lang w:val="en-US"/>
        </w:rPr>
        <w:t>高于5000的既有租房平台之数据</w:t>
      </w:r>
      <w:r w:rsidR="0058228C">
        <w:rPr>
          <w:rFonts w:ascii="FangSong" w:eastAsia="FangSong" w:hAnsi="FangSong" w:hint="eastAsia"/>
          <w:color w:val="000000" w:themeColor="text1"/>
          <w:sz w:val="24"/>
          <w:lang w:val="en-US"/>
        </w:rPr>
        <w:t>，我们有下述结论：</w:t>
      </w:r>
    </w:p>
    <w:p w14:paraId="10FA0E75" w14:textId="7B5C675B" w:rsidR="0058228C" w:rsidRDefault="0058228C" w:rsidP="00381282">
      <w:pPr>
        <w:ind w:firstLineChars="400" w:firstLine="960"/>
        <w:rPr>
          <w:rFonts w:ascii="FangSong" w:eastAsia="FangSong" w:hAnsi="FangSong"/>
          <w:color w:val="000000" w:themeColor="text1"/>
          <w:sz w:val="24"/>
          <w:lang w:val="en-US"/>
        </w:rPr>
      </w:pPr>
      <w:r>
        <w:rPr>
          <w:rFonts w:ascii="FangSong" w:eastAsia="FangSong" w:hAnsi="FangSong" w:hint="eastAsia"/>
          <w:noProof/>
          <w:color w:val="000000" w:themeColor="text1"/>
          <w:sz w:val="24"/>
          <w:lang w:val="en-US"/>
        </w:rPr>
        <w:drawing>
          <wp:inline distT="0" distB="0" distL="0" distR="0" wp14:anchorId="22F5F9E2" wp14:editId="76045B1D">
            <wp:extent cx="3935433" cy="2178685"/>
            <wp:effectExtent l="57150" t="57150" r="46355" b="50165"/>
            <wp:docPr id="1275378625"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4B0EDC7" w14:textId="76457C01" w:rsidR="00401E43" w:rsidRPr="00401E43" w:rsidRDefault="00703607" w:rsidP="00401E43">
      <w:pPr>
        <w:numPr>
          <w:ilvl w:val="0"/>
          <w:numId w:val="2"/>
        </w:numPr>
        <w:rPr>
          <w:rFonts w:ascii="FangSong" w:eastAsia="FangSong" w:hAnsi="FangSong"/>
          <w:color w:val="000000" w:themeColor="text1"/>
          <w:sz w:val="24"/>
          <w:lang w:val="en-US"/>
        </w:rPr>
      </w:pPr>
      <w:r>
        <w:rPr>
          <w:rFonts w:ascii="FangSong" w:eastAsia="FangSong" w:hAnsi="FangSong" w:hint="eastAsia"/>
          <w:color w:val="000000" w:themeColor="text1"/>
          <w:sz w:val="24"/>
          <w:lang w:val="en-US"/>
        </w:rPr>
        <w:t>客户人群</w:t>
      </w:r>
      <w:r w:rsidR="00401E43" w:rsidRPr="00401E43">
        <w:rPr>
          <w:rFonts w:ascii="FangSong" w:eastAsia="FangSong" w:hAnsi="FangSong" w:hint="eastAsia"/>
          <w:color w:val="000000" w:themeColor="text1"/>
          <w:sz w:val="24"/>
          <w:lang w:val="en-US"/>
        </w:rPr>
        <w:t>增长</w:t>
      </w:r>
      <w:r w:rsidR="00D90F7E">
        <w:rPr>
          <w:rFonts w:ascii="FangSong" w:eastAsia="FangSong" w:hAnsi="FangSong" w:hint="eastAsia"/>
          <w:color w:val="000000" w:themeColor="text1"/>
          <w:sz w:val="24"/>
          <w:lang w:val="en-US"/>
        </w:rPr>
        <w:t>迅速</w:t>
      </w:r>
    </w:p>
    <w:p w14:paraId="01AED245" w14:textId="42B3CB15" w:rsidR="007962E3" w:rsidRPr="0024187B" w:rsidRDefault="00401E43" w:rsidP="00114818">
      <w:pPr>
        <w:ind w:left="420" w:firstLineChars="100" w:firstLine="240"/>
        <w:rPr>
          <w:rFonts w:ascii="FangSong" w:eastAsia="FangSong" w:hAnsi="FangSong"/>
          <w:color w:val="000000" w:themeColor="text1"/>
          <w:sz w:val="24"/>
          <w:lang w:val="en-US"/>
        </w:rPr>
      </w:pPr>
      <w:r>
        <w:rPr>
          <w:rFonts w:ascii="FangSong" w:eastAsia="FangSong" w:hAnsi="FangSong" w:hint="eastAsia"/>
          <w:color w:val="000000" w:themeColor="text1"/>
          <w:sz w:val="24"/>
          <w:lang w:val="en-US"/>
        </w:rPr>
        <w:t xml:space="preserve">  </w:t>
      </w:r>
      <w:r w:rsidR="004B7E34">
        <w:rPr>
          <w:rFonts w:hint="eastAsia"/>
          <w:noProof/>
        </w:rPr>
        <w:drawing>
          <wp:inline distT="0" distB="0" distL="0" distR="0" wp14:anchorId="106AF043" wp14:editId="073BAA29">
            <wp:extent cx="3599351" cy="2686958"/>
            <wp:effectExtent l="0" t="0" r="1270" b="0"/>
            <wp:docPr id="91315339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3394" name="图片 2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599351" cy="2686958"/>
                    </a:xfrm>
                    <a:prstGeom prst="rect">
                      <a:avLst/>
                    </a:prstGeom>
                    <a:noFill/>
                    <a:ln>
                      <a:noFill/>
                    </a:ln>
                  </pic:spPr>
                </pic:pic>
              </a:graphicData>
            </a:graphic>
          </wp:inline>
        </w:drawing>
      </w:r>
    </w:p>
    <w:p w14:paraId="1FB0FE92" w14:textId="406814FE" w:rsidR="00AD25E0" w:rsidRPr="0013505D" w:rsidRDefault="00902A13" w:rsidP="0043167B">
      <w:pPr>
        <w:rPr>
          <w:rFonts w:ascii="FangSong" w:eastAsia="FangSong" w:hAnsi="FangSong"/>
          <w:sz w:val="24"/>
          <w:lang w:val="en-US"/>
        </w:rPr>
      </w:pPr>
      <w:r>
        <w:rPr>
          <w:rFonts w:ascii="FangSong" w:eastAsia="FangSong" w:hAnsi="FangSong"/>
          <w:sz w:val="24"/>
          <w:lang w:val="en-US"/>
        </w:rPr>
        <w:tab/>
      </w:r>
      <w:r>
        <w:rPr>
          <w:rFonts w:ascii="FangSong" w:eastAsia="FangSong" w:hAnsi="FangSong" w:hint="eastAsia"/>
          <w:sz w:val="24"/>
          <w:lang w:val="en-US"/>
        </w:rPr>
        <w:t xml:space="preserve"> 如上图所示，</w:t>
      </w:r>
      <w:r w:rsidR="00A96B79">
        <w:rPr>
          <w:rFonts w:ascii="FangSong" w:eastAsia="FangSong" w:hAnsi="FangSong" w:hint="eastAsia"/>
          <w:sz w:val="24"/>
          <w:lang w:val="en-US"/>
        </w:rPr>
        <w:t>内地来港留学生人数</w:t>
      </w:r>
      <w:r w:rsidR="005967EB">
        <w:rPr>
          <w:rFonts w:ascii="FangSong" w:eastAsia="FangSong" w:hAnsi="FangSong" w:hint="eastAsia"/>
          <w:sz w:val="24"/>
          <w:lang w:val="en-US"/>
        </w:rPr>
        <w:t>于</w:t>
      </w:r>
      <w:r w:rsidR="007115C8">
        <w:rPr>
          <w:rFonts w:ascii="FangSong" w:eastAsia="FangSong" w:hAnsi="FangSong" w:hint="eastAsia"/>
          <w:sz w:val="24"/>
          <w:lang w:val="en-US"/>
        </w:rPr>
        <w:t>2020年后逐年攀升</w:t>
      </w:r>
      <w:r w:rsidR="0029752D">
        <w:rPr>
          <w:rFonts w:ascii="FangSong" w:eastAsia="FangSong" w:hAnsi="FangSong" w:hint="eastAsia"/>
          <w:sz w:val="24"/>
          <w:lang w:val="en-US"/>
        </w:rPr>
        <w:t>，年增长率</w:t>
      </w:r>
      <w:r w:rsidR="00124450">
        <w:rPr>
          <w:rFonts w:ascii="FangSong" w:eastAsia="FangSong" w:hAnsi="FangSong" w:hint="eastAsia"/>
          <w:sz w:val="24"/>
          <w:lang w:val="en-US"/>
        </w:rPr>
        <w:t>亦</w:t>
      </w:r>
      <w:r w:rsidR="004636B7">
        <w:rPr>
          <w:rFonts w:ascii="FangSong" w:eastAsia="FangSong" w:hAnsi="FangSong" w:hint="eastAsia"/>
          <w:sz w:val="24"/>
          <w:lang w:val="en-US"/>
        </w:rPr>
        <w:t>于2022年始大幅上升</w:t>
      </w:r>
      <w:r w:rsidR="00BA2D2E">
        <w:rPr>
          <w:rFonts w:ascii="FangSong" w:eastAsia="FangSong" w:hAnsi="FangSong" w:hint="eastAsia"/>
          <w:sz w:val="24"/>
          <w:lang w:val="en-US"/>
        </w:rPr>
        <w:t>，</w:t>
      </w:r>
      <w:r w:rsidR="00E62CF3">
        <w:rPr>
          <w:rFonts w:ascii="FangSong" w:eastAsia="FangSong" w:hAnsi="FangSong" w:hint="eastAsia"/>
          <w:sz w:val="24"/>
          <w:lang w:val="en-US"/>
        </w:rPr>
        <w:t>目前已达</w:t>
      </w:r>
      <w:r w:rsidR="00AE6878">
        <w:rPr>
          <w:rFonts w:ascii="FangSong" w:eastAsia="FangSong" w:hAnsi="FangSong" w:hint="eastAsia"/>
          <w:sz w:val="24"/>
          <w:lang w:val="en-US"/>
        </w:rPr>
        <w:t>全港非本地生人数的75%，</w:t>
      </w:r>
      <w:r w:rsidR="00835C47">
        <w:rPr>
          <w:rFonts w:ascii="FangSong" w:eastAsia="FangSong" w:hAnsi="FangSong" w:hint="eastAsia"/>
          <w:sz w:val="24"/>
          <w:lang w:val="en-US"/>
        </w:rPr>
        <w:t>总</w:t>
      </w:r>
      <w:r w:rsidR="00194B41">
        <w:rPr>
          <w:rFonts w:ascii="FangSong" w:eastAsia="FangSong" w:hAnsi="FangSong" w:hint="eastAsia"/>
          <w:sz w:val="24"/>
          <w:lang w:val="en-US"/>
        </w:rPr>
        <w:t>全日制学位</w:t>
      </w:r>
      <w:r w:rsidR="00835C47">
        <w:rPr>
          <w:rFonts w:ascii="FangSong" w:eastAsia="FangSong" w:hAnsi="FangSong" w:hint="eastAsia"/>
          <w:sz w:val="24"/>
          <w:lang w:val="en-US"/>
        </w:rPr>
        <w:t>在读人数的</w:t>
      </w:r>
      <w:r w:rsidR="00194B41">
        <w:rPr>
          <w:rFonts w:ascii="FangSong" w:eastAsia="FangSong" w:hAnsi="FangSong" w:hint="eastAsia"/>
          <w:sz w:val="24"/>
          <w:lang w:val="en-US"/>
        </w:rPr>
        <w:t>26%</w:t>
      </w:r>
      <w:r w:rsidR="007E5023">
        <w:rPr>
          <w:rFonts w:ascii="FangSong" w:eastAsia="FangSong" w:hAnsi="FangSong" w:hint="eastAsia"/>
          <w:sz w:val="24"/>
          <w:lang w:val="en-US"/>
        </w:rPr>
        <w:t>，并有在未来持续</w:t>
      </w:r>
      <w:r w:rsidR="00A9634E">
        <w:rPr>
          <w:rFonts w:ascii="FangSong" w:eastAsia="FangSong" w:hAnsi="FangSong" w:hint="eastAsia"/>
          <w:sz w:val="24"/>
          <w:lang w:val="en-US"/>
        </w:rPr>
        <w:t>上涨</w:t>
      </w:r>
      <w:r w:rsidR="00BD2BAC">
        <w:rPr>
          <w:rFonts w:ascii="FangSong" w:eastAsia="FangSong" w:hAnsi="FangSong" w:hint="eastAsia"/>
          <w:sz w:val="24"/>
          <w:lang w:val="en-US"/>
        </w:rPr>
        <w:t>的趋势。</w:t>
      </w:r>
      <w:r w:rsidR="00CB07B5">
        <w:rPr>
          <w:rFonts w:ascii="FangSong" w:eastAsia="FangSong" w:hAnsi="FangSong" w:hint="eastAsia"/>
          <w:sz w:val="24"/>
          <w:lang w:val="en-US"/>
        </w:rPr>
        <w:t>而</w:t>
      </w:r>
      <w:r w:rsidR="001C0F56">
        <w:rPr>
          <w:rFonts w:ascii="FangSong" w:eastAsia="FangSong" w:hAnsi="FangSong" w:hint="eastAsia"/>
          <w:sz w:val="24"/>
          <w:lang w:val="en-US"/>
        </w:rPr>
        <w:t>其中仅有</w:t>
      </w:r>
      <w:r w:rsidR="002B66C6">
        <w:rPr>
          <w:rFonts w:ascii="FangSong" w:eastAsia="FangSong" w:hAnsi="FangSong" w:hint="eastAsia"/>
          <w:sz w:val="24"/>
          <w:lang w:val="en-US"/>
        </w:rPr>
        <w:t>19%的内地来港留学生可享受各院校的宿舍</w:t>
      </w:r>
      <w:r w:rsidR="00F74B52">
        <w:rPr>
          <w:rFonts w:ascii="FangSong" w:eastAsia="FangSong" w:hAnsi="FangSong" w:hint="eastAsia"/>
          <w:sz w:val="24"/>
          <w:lang w:val="en-US"/>
        </w:rPr>
        <w:t>设施</w:t>
      </w:r>
      <w:r w:rsidR="001B18FC">
        <w:rPr>
          <w:rFonts w:ascii="FangSong" w:eastAsia="FangSong" w:hAnsi="FangSong" w:hint="eastAsia"/>
          <w:sz w:val="24"/>
          <w:lang w:val="en-US"/>
        </w:rPr>
        <w:t>，每年</w:t>
      </w:r>
      <w:r w:rsidR="00621816">
        <w:rPr>
          <w:rFonts w:ascii="FangSong" w:eastAsia="FangSong" w:hAnsi="FangSong" w:hint="eastAsia"/>
          <w:sz w:val="24"/>
          <w:lang w:val="en-US"/>
        </w:rPr>
        <w:t>寻求校外租房服务的</w:t>
      </w:r>
      <w:r w:rsidR="00B52D56">
        <w:rPr>
          <w:rFonts w:ascii="FangSong" w:eastAsia="FangSong" w:hAnsi="FangSong" w:hint="eastAsia"/>
          <w:sz w:val="24"/>
          <w:lang w:val="en-US"/>
        </w:rPr>
        <w:t>人数</w:t>
      </w:r>
      <w:r w:rsidR="00211961">
        <w:rPr>
          <w:rFonts w:ascii="FangSong" w:eastAsia="FangSong" w:hAnsi="FangSong" w:hint="eastAsia"/>
          <w:sz w:val="24"/>
          <w:lang w:val="en-US"/>
        </w:rPr>
        <w:t>同时保持</w:t>
      </w:r>
      <w:r w:rsidR="00C04D4F">
        <w:rPr>
          <w:rFonts w:ascii="FangSong" w:eastAsia="FangSong" w:hAnsi="FangSong" w:hint="eastAsia"/>
          <w:sz w:val="24"/>
          <w:lang w:val="en-US"/>
        </w:rPr>
        <w:t>43%的年增长率</w:t>
      </w:r>
      <w:r w:rsidR="00A0521D">
        <w:rPr>
          <w:rFonts w:ascii="FangSong" w:eastAsia="FangSong" w:hAnsi="FangSong" w:hint="eastAsia"/>
          <w:sz w:val="24"/>
          <w:lang w:val="en-US"/>
        </w:rPr>
        <w:t>。</w:t>
      </w:r>
      <w:r w:rsidR="00E407CD">
        <w:rPr>
          <w:rFonts w:ascii="FangSong" w:eastAsia="FangSong" w:hAnsi="FangSong" w:hint="eastAsia"/>
          <w:sz w:val="24"/>
          <w:lang w:val="en-US"/>
        </w:rPr>
        <w:t>客户群体</w:t>
      </w:r>
      <w:r w:rsidR="00B96920">
        <w:rPr>
          <w:rFonts w:ascii="FangSong" w:eastAsia="FangSong" w:hAnsi="FangSong" w:hint="eastAsia"/>
          <w:sz w:val="24"/>
          <w:lang w:val="en-US"/>
        </w:rPr>
        <w:t>如此</w:t>
      </w:r>
      <w:r w:rsidR="00CD3AD2">
        <w:rPr>
          <w:rFonts w:ascii="FangSong" w:eastAsia="FangSong" w:hAnsi="FangSong" w:hint="eastAsia"/>
          <w:sz w:val="24"/>
          <w:lang w:val="en-US"/>
        </w:rPr>
        <w:t>迅速的增长态势必将</w:t>
      </w:r>
      <w:r w:rsidR="00E407CD">
        <w:rPr>
          <w:rFonts w:ascii="FangSong" w:eastAsia="FangSong" w:hAnsi="FangSong" w:hint="eastAsia"/>
          <w:sz w:val="24"/>
          <w:lang w:val="en-US"/>
        </w:rPr>
        <w:t>催生</w:t>
      </w:r>
      <w:r w:rsidR="00E33BE6">
        <w:rPr>
          <w:rFonts w:ascii="FangSong" w:eastAsia="FangSong" w:hAnsi="FangSong" w:hint="eastAsia"/>
          <w:sz w:val="24"/>
          <w:lang w:val="en-US"/>
        </w:rPr>
        <w:t>新租房服务的发展土壤</w:t>
      </w:r>
      <w:r w:rsidR="005137DA">
        <w:rPr>
          <w:rFonts w:ascii="FangSong" w:eastAsia="FangSong" w:hAnsi="FangSong" w:hint="eastAsia"/>
          <w:sz w:val="24"/>
          <w:lang w:val="en-US"/>
        </w:rPr>
        <w:t>，面对</w:t>
      </w:r>
      <w:r w:rsidR="00F266C0">
        <w:rPr>
          <w:rFonts w:ascii="FangSong" w:eastAsia="FangSong" w:hAnsi="FangSong" w:hint="eastAsia"/>
          <w:sz w:val="24"/>
          <w:lang w:val="en-US"/>
        </w:rPr>
        <w:t>客户群体的增量态势，FRIENT友租</w:t>
      </w:r>
      <w:r w:rsidR="00A44C3E">
        <w:rPr>
          <w:rFonts w:ascii="FangSong" w:eastAsia="FangSong" w:hAnsi="FangSong" w:hint="eastAsia"/>
          <w:sz w:val="24"/>
          <w:lang w:val="en-US"/>
        </w:rPr>
        <w:t>平台可以获取</w:t>
      </w:r>
      <w:r w:rsidR="00DA2338">
        <w:rPr>
          <w:rFonts w:ascii="FangSong" w:eastAsia="FangSong" w:hAnsi="FangSong" w:hint="eastAsia"/>
          <w:sz w:val="24"/>
          <w:lang w:val="en-US"/>
        </w:rPr>
        <w:t>足够的成长空间。</w:t>
      </w:r>
    </w:p>
    <w:p w14:paraId="4E535CB5" w14:textId="67735B8E" w:rsidR="00A46D3E" w:rsidRPr="00255CC2" w:rsidRDefault="00A46D3E" w:rsidP="00A24225">
      <w:pPr>
        <w:pStyle w:val="4"/>
        <w:rPr>
          <w:rFonts w:ascii="FangSong" w:eastAsia="FangSong" w:hAnsi="FangSong"/>
        </w:rPr>
      </w:pPr>
      <w:bookmarkStart w:id="77" w:name="_Toc837442002"/>
      <w:bookmarkStart w:id="78" w:name="_Toc183727721"/>
      <w:r w:rsidRPr="00255CC2">
        <w:rPr>
          <w:rFonts w:ascii="FangSong" w:eastAsia="FangSong" w:hAnsi="FangSong" w:hint="eastAsia"/>
        </w:rPr>
        <w:lastRenderedPageBreak/>
        <w:t>3.</w:t>
      </w:r>
      <w:r w:rsidR="60E89F8D" w:rsidRPr="00255CC2">
        <w:rPr>
          <w:rFonts w:ascii="FangSong" w:eastAsia="FangSong" w:hAnsi="FangSong"/>
        </w:rPr>
        <w:t>1.</w:t>
      </w:r>
      <w:r w:rsidR="00AD25E0" w:rsidRPr="00255CC2">
        <w:rPr>
          <w:rFonts w:ascii="FangSong" w:eastAsia="FangSong" w:hAnsi="FangSong" w:hint="eastAsia"/>
        </w:rPr>
        <w:t>2</w:t>
      </w:r>
      <w:r w:rsidR="00481843" w:rsidRPr="00255CC2">
        <w:rPr>
          <w:rFonts w:ascii="FangSong" w:eastAsia="FangSong" w:hAnsi="FangSong" w:hint="eastAsia"/>
        </w:rPr>
        <w:t>房源</w:t>
      </w:r>
      <w:r w:rsidR="00A36EC2" w:rsidRPr="00255CC2">
        <w:rPr>
          <w:rFonts w:ascii="FangSong" w:eastAsia="FangSong" w:hAnsi="FangSong" w:hint="eastAsia"/>
        </w:rPr>
        <w:t>信息</w:t>
      </w:r>
      <w:r w:rsidR="00481843" w:rsidRPr="00255CC2">
        <w:rPr>
          <w:rFonts w:ascii="FangSong" w:eastAsia="FangSong" w:hAnsi="FangSong" w:hint="eastAsia"/>
        </w:rPr>
        <w:t>供给分析</w:t>
      </w:r>
      <w:bookmarkEnd w:id="77"/>
      <w:bookmarkEnd w:id="78"/>
    </w:p>
    <w:p w14:paraId="7CFAF8DC" w14:textId="6F78B884" w:rsidR="00D5167F" w:rsidRDefault="00894887" w:rsidP="00B018DF">
      <w:pPr>
        <w:jc w:val="center"/>
        <w:rPr>
          <w:rFonts w:ascii="FangSong" w:eastAsia="FangSong" w:hAnsi="FangSong"/>
          <w:sz w:val="24"/>
        </w:rPr>
      </w:pPr>
      <w:r>
        <w:rPr>
          <w:rFonts w:ascii="FangSong" w:eastAsia="FangSong" w:hAnsi="FangSong" w:hint="eastAsia"/>
          <w:noProof/>
          <w:sz w:val="24"/>
        </w:rPr>
        <w:drawing>
          <wp:inline distT="0" distB="0" distL="0" distR="0" wp14:anchorId="054BA268" wp14:editId="3AF9C487">
            <wp:extent cx="4293141" cy="2693441"/>
            <wp:effectExtent l="0" t="0" r="12700" b="12065"/>
            <wp:docPr id="1068735974"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9E757EC" w14:textId="705CE62F" w:rsidR="00763848" w:rsidRDefault="00E74706" w:rsidP="00763848">
      <w:pPr>
        <w:jc w:val="both"/>
        <w:rPr>
          <w:rFonts w:ascii="FangSong" w:eastAsia="FangSong" w:hAnsi="FangSong"/>
          <w:sz w:val="24"/>
        </w:rPr>
      </w:pPr>
      <w:r>
        <w:rPr>
          <w:rFonts w:ascii="FangSong" w:eastAsia="FangSong" w:hAnsi="FangSong"/>
          <w:sz w:val="24"/>
        </w:rPr>
        <w:tab/>
      </w:r>
      <w:r>
        <w:rPr>
          <w:rFonts w:ascii="FangSong" w:eastAsia="FangSong" w:hAnsi="FangSong" w:hint="eastAsia"/>
          <w:sz w:val="24"/>
        </w:rPr>
        <w:t>从对当前全港房东</w:t>
      </w:r>
      <w:r w:rsidR="00C65A5A">
        <w:rPr>
          <w:rFonts w:ascii="FangSong" w:eastAsia="FangSong" w:hAnsi="FangSong" w:hint="eastAsia"/>
          <w:sz w:val="24"/>
        </w:rPr>
        <w:t>抽样调查的结果中可以了解到</w:t>
      </w:r>
      <w:r w:rsidR="00AF632E">
        <w:rPr>
          <w:rFonts w:ascii="FangSong" w:eastAsia="FangSong" w:hAnsi="FangSong" w:hint="eastAsia"/>
          <w:sz w:val="24"/>
        </w:rPr>
        <w:t>3</w:t>
      </w:r>
      <w:r w:rsidR="0041313A">
        <w:rPr>
          <w:rFonts w:ascii="FangSong" w:eastAsia="FangSong" w:hAnsi="FangSong" w:hint="eastAsia"/>
          <w:sz w:val="24"/>
        </w:rPr>
        <w:t>9.8</w:t>
      </w:r>
      <w:r w:rsidR="006B0651">
        <w:rPr>
          <w:rFonts w:ascii="FangSong" w:eastAsia="FangSong" w:hAnsi="FangSong" w:hint="eastAsia"/>
          <w:sz w:val="24"/>
        </w:rPr>
        <w:t>%的房东</w:t>
      </w:r>
      <w:r w:rsidR="002E763D">
        <w:rPr>
          <w:rFonts w:ascii="FangSong" w:eastAsia="FangSong" w:hAnsi="FangSong" w:hint="eastAsia"/>
          <w:sz w:val="24"/>
        </w:rPr>
        <w:t>在</w:t>
      </w:r>
      <w:del w:id="79" w:author="LIANG, Shanshan [CLC]" w:date="2024-11-30T19:04:00Z">
        <w:r w:rsidR="002E763D" w:rsidDel="00D80446">
          <w:rPr>
            <w:rFonts w:ascii="FangSong" w:eastAsia="FangSong" w:hAnsi="FangSong" w:hint="eastAsia"/>
            <w:sz w:val="24"/>
          </w:rPr>
          <w:delText>具备</w:delText>
        </w:r>
      </w:del>
      <w:ins w:id="80" w:author="LIANG, Shanshan [CLC]" w:date="2024-11-30T19:04:00Z">
        <w:r w:rsidR="00D80446">
          <w:rPr>
            <w:rFonts w:ascii="FangSong" w:eastAsia="FangSong" w:hAnsi="FangSong" w:hint="eastAsia"/>
            <w:sz w:val="24"/>
          </w:rPr>
          <w:t>有</w:t>
        </w:r>
      </w:ins>
      <w:r w:rsidR="00C47346">
        <w:rPr>
          <w:rFonts w:ascii="FangSong" w:eastAsia="FangSong" w:hAnsi="FangSong" w:hint="eastAsia"/>
          <w:sz w:val="24"/>
        </w:rPr>
        <w:t>专业自助平台的情况下</w:t>
      </w:r>
      <w:r w:rsidR="006B0651">
        <w:rPr>
          <w:rFonts w:ascii="FangSong" w:eastAsia="FangSong" w:hAnsi="FangSong" w:hint="eastAsia"/>
          <w:sz w:val="24"/>
        </w:rPr>
        <w:t>偏好</w:t>
      </w:r>
      <w:r w:rsidR="00737D73">
        <w:rPr>
          <w:rFonts w:ascii="FangSong" w:eastAsia="FangSong" w:hAnsi="FangSong" w:hint="eastAsia"/>
          <w:sz w:val="24"/>
        </w:rPr>
        <w:t>使用</w:t>
      </w:r>
      <w:r w:rsidR="005A5BE5">
        <w:rPr>
          <w:rFonts w:ascii="FangSong" w:eastAsia="FangSong" w:hAnsi="FangSong" w:hint="eastAsia"/>
          <w:sz w:val="24"/>
        </w:rPr>
        <w:t>该</w:t>
      </w:r>
      <w:r w:rsidR="00737D73">
        <w:rPr>
          <w:rFonts w:ascii="FangSong" w:eastAsia="FangSong" w:hAnsi="FangSong" w:hint="eastAsia"/>
          <w:sz w:val="24"/>
        </w:rPr>
        <w:t>平台</w:t>
      </w:r>
      <w:r w:rsidR="005F3C90">
        <w:rPr>
          <w:rFonts w:ascii="FangSong" w:eastAsia="FangSong" w:hAnsi="FangSong" w:hint="eastAsia"/>
          <w:sz w:val="24"/>
        </w:rPr>
        <w:t>发布房源信息</w:t>
      </w:r>
      <w:r w:rsidR="00846941">
        <w:rPr>
          <w:rFonts w:ascii="FangSong" w:eastAsia="FangSong" w:hAnsi="FangSong" w:hint="eastAsia"/>
          <w:sz w:val="24"/>
        </w:rPr>
        <w:t>。</w:t>
      </w:r>
      <w:r w:rsidR="00C47346">
        <w:rPr>
          <w:rFonts w:ascii="FangSong" w:eastAsia="FangSong" w:hAnsi="FangSong" w:hint="eastAsia"/>
          <w:sz w:val="24"/>
        </w:rPr>
        <w:t>同时</w:t>
      </w:r>
      <w:r w:rsidR="00846941">
        <w:rPr>
          <w:rFonts w:ascii="FangSong" w:eastAsia="FangSong" w:hAnsi="FangSong" w:hint="eastAsia"/>
          <w:sz w:val="24"/>
        </w:rPr>
        <w:t>，</w:t>
      </w:r>
      <w:r w:rsidR="008E15A6">
        <w:rPr>
          <w:rFonts w:ascii="FangSong" w:eastAsia="FangSong" w:hAnsi="FangSong" w:hint="eastAsia"/>
          <w:sz w:val="24"/>
        </w:rPr>
        <w:t>我们注意到</w:t>
      </w:r>
      <w:ins w:id="81" w:author="LIANG, Shanshan [CLC]" w:date="2024-11-30T19:04:00Z">
        <w:r w:rsidR="00D80446">
          <w:rPr>
            <w:rFonts w:ascii="FangSong" w:eastAsia="FangSong" w:hAnsi="FangSong" w:hint="eastAsia"/>
            <w:sz w:val="24"/>
          </w:rPr>
          <w:t>香港房屋租赁市场上暂无</w:t>
        </w:r>
      </w:ins>
      <w:r w:rsidR="008E15A6">
        <w:rPr>
          <w:rFonts w:ascii="FangSong" w:eastAsia="FangSong" w:hAnsi="FangSong" w:hint="eastAsia"/>
          <w:sz w:val="24"/>
        </w:rPr>
        <w:t>此类</w:t>
      </w:r>
      <w:r w:rsidR="002E763D">
        <w:rPr>
          <w:rFonts w:ascii="FangSong" w:eastAsia="FangSong" w:hAnsi="FangSong" w:hint="eastAsia"/>
          <w:sz w:val="24"/>
        </w:rPr>
        <w:t>专业自助平台</w:t>
      </w:r>
      <w:del w:id="82" w:author="LIANG, Shanshan [CLC]" w:date="2024-11-30T19:04:00Z">
        <w:r w:rsidR="00086053" w:rsidDel="00D80446">
          <w:rPr>
            <w:rFonts w:ascii="FangSong" w:eastAsia="FangSong" w:hAnsi="FangSong" w:hint="eastAsia"/>
            <w:sz w:val="24"/>
          </w:rPr>
          <w:delText>在香港房屋租赁市场上</w:delText>
        </w:r>
        <w:r w:rsidR="00D3290C" w:rsidDel="00D80446">
          <w:rPr>
            <w:rFonts w:ascii="FangSong" w:eastAsia="FangSong" w:hAnsi="FangSong" w:hint="eastAsia"/>
            <w:sz w:val="24"/>
          </w:rPr>
          <w:delText>暂无</w:delText>
        </w:r>
        <w:r w:rsidR="002454A1" w:rsidDel="00D80446">
          <w:rPr>
            <w:rFonts w:ascii="FangSong" w:eastAsia="FangSong" w:hAnsi="FangSong" w:hint="eastAsia"/>
            <w:sz w:val="24"/>
          </w:rPr>
          <w:delText>已运营之产品</w:delText>
        </w:r>
      </w:del>
      <w:r w:rsidR="005A5BE5">
        <w:rPr>
          <w:rFonts w:ascii="FangSong" w:eastAsia="FangSong" w:hAnsi="FangSong" w:hint="eastAsia"/>
          <w:sz w:val="24"/>
        </w:rPr>
        <w:t>。</w:t>
      </w:r>
      <w:r w:rsidR="00DA0D1E">
        <w:rPr>
          <w:rFonts w:ascii="FangSong" w:eastAsia="FangSong" w:hAnsi="FangSong" w:hint="eastAsia"/>
          <w:sz w:val="24"/>
        </w:rPr>
        <w:t>FRIENT</w:t>
      </w:r>
      <w:proofErr w:type="gramStart"/>
      <w:r w:rsidR="00DA0D1E">
        <w:rPr>
          <w:rFonts w:ascii="FangSong" w:eastAsia="FangSong" w:hAnsi="FangSong" w:hint="eastAsia"/>
          <w:sz w:val="24"/>
        </w:rPr>
        <w:t>友租平台</w:t>
      </w:r>
      <w:proofErr w:type="gramEnd"/>
      <w:r w:rsidR="00DA0D1E">
        <w:rPr>
          <w:rFonts w:ascii="FangSong" w:eastAsia="FangSong" w:hAnsi="FangSong" w:hint="eastAsia"/>
          <w:sz w:val="24"/>
        </w:rPr>
        <w:t>的</w:t>
      </w:r>
      <w:r w:rsidR="00D03F6D">
        <w:rPr>
          <w:rFonts w:ascii="FangSong" w:eastAsia="FangSong" w:hAnsi="FangSong" w:hint="eastAsia"/>
          <w:sz w:val="24"/>
        </w:rPr>
        <w:t>房源发布渠道不具备排他性</w:t>
      </w:r>
      <w:r w:rsidR="00A21770">
        <w:rPr>
          <w:rFonts w:ascii="FangSong" w:eastAsia="FangSong" w:hAnsi="FangSong" w:hint="eastAsia"/>
          <w:sz w:val="24"/>
        </w:rPr>
        <w:t>，且</w:t>
      </w:r>
      <w:r w:rsidR="00B12CA3">
        <w:rPr>
          <w:rFonts w:ascii="FangSong" w:eastAsia="FangSong" w:hAnsi="FangSong" w:hint="eastAsia"/>
          <w:sz w:val="24"/>
        </w:rPr>
        <w:t>无基础收费</w:t>
      </w:r>
      <w:r w:rsidR="00511F2A">
        <w:rPr>
          <w:rFonts w:ascii="FangSong" w:eastAsia="FangSong" w:hAnsi="FangSong" w:hint="eastAsia"/>
          <w:sz w:val="24"/>
        </w:rPr>
        <w:t>，可以补足房东</w:t>
      </w:r>
      <w:r w:rsidR="00760E0A">
        <w:rPr>
          <w:rFonts w:ascii="FangSong" w:eastAsia="FangSong" w:hAnsi="FangSong" w:hint="eastAsia"/>
          <w:sz w:val="24"/>
        </w:rPr>
        <w:t>在发布房源信息时</w:t>
      </w:r>
      <w:r w:rsidR="00EB08EC">
        <w:rPr>
          <w:rFonts w:ascii="FangSong" w:eastAsia="FangSong" w:hAnsi="FangSong" w:hint="eastAsia"/>
          <w:sz w:val="24"/>
        </w:rPr>
        <w:t>的选择</w:t>
      </w:r>
      <w:r w:rsidR="00480D96">
        <w:rPr>
          <w:rFonts w:ascii="FangSong" w:eastAsia="FangSong" w:hAnsi="FangSong" w:hint="eastAsia"/>
          <w:sz w:val="24"/>
        </w:rPr>
        <w:t>范围</w:t>
      </w:r>
      <w:r w:rsidR="00EB08EC">
        <w:rPr>
          <w:rFonts w:ascii="FangSong" w:eastAsia="FangSong" w:hAnsi="FangSong" w:hint="eastAsia"/>
          <w:sz w:val="24"/>
        </w:rPr>
        <w:t>。</w:t>
      </w:r>
    </w:p>
    <w:p w14:paraId="7CA79F9E" w14:textId="299F5BA5" w:rsidR="00791411" w:rsidRDefault="00791411" w:rsidP="0077334F">
      <w:pPr>
        <w:jc w:val="center"/>
        <w:rPr>
          <w:rFonts w:ascii="FangSong" w:eastAsia="FangSong" w:hAnsi="FangSong"/>
          <w:sz w:val="24"/>
        </w:rPr>
      </w:pPr>
      <w:r>
        <w:rPr>
          <w:rFonts w:ascii="FangSong" w:eastAsia="FangSong" w:hAnsi="FangSong" w:hint="eastAsia"/>
          <w:noProof/>
          <w:sz w:val="24"/>
        </w:rPr>
        <w:drawing>
          <wp:inline distT="0" distB="0" distL="0" distR="0" wp14:anchorId="618B80B0" wp14:editId="082D00F6">
            <wp:extent cx="3981247" cy="2252507"/>
            <wp:effectExtent l="0" t="0" r="635" b="14605"/>
            <wp:docPr id="332044902"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B9962D3" w14:textId="2D9DD76D" w:rsidR="00246FA0" w:rsidRDefault="00EB1D60" w:rsidP="00EB1D60">
      <w:pPr>
        <w:jc w:val="both"/>
        <w:rPr>
          <w:rFonts w:ascii="FangSong" w:eastAsia="FangSong" w:hAnsi="FangSong"/>
          <w:sz w:val="24"/>
        </w:rPr>
      </w:pPr>
      <w:r>
        <w:rPr>
          <w:rFonts w:ascii="FangSong" w:eastAsia="FangSong" w:hAnsi="FangSong"/>
          <w:sz w:val="24"/>
        </w:rPr>
        <w:tab/>
      </w:r>
      <w:r w:rsidR="00D754A4">
        <w:rPr>
          <w:rFonts w:ascii="FangSong" w:eastAsia="FangSong" w:hAnsi="FangSong" w:hint="eastAsia"/>
          <w:sz w:val="24"/>
        </w:rPr>
        <w:t xml:space="preserve"> </w:t>
      </w:r>
      <w:r w:rsidR="002754ED">
        <w:rPr>
          <w:rFonts w:ascii="FangSong" w:eastAsia="FangSong" w:hAnsi="FangSong" w:hint="eastAsia"/>
          <w:sz w:val="24"/>
        </w:rPr>
        <w:t>如图</w:t>
      </w:r>
      <w:r>
        <w:rPr>
          <w:rFonts w:ascii="FangSong" w:eastAsia="FangSong" w:hAnsi="FangSong" w:hint="eastAsia"/>
          <w:sz w:val="24"/>
        </w:rPr>
        <w:t>，有</w:t>
      </w:r>
      <w:r w:rsidR="00B54FC1">
        <w:rPr>
          <w:rFonts w:ascii="FangSong" w:eastAsia="FangSong" w:hAnsi="FangSong" w:hint="eastAsia"/>
          <w:sz w:val="24"/>
        </w:rPr>
        <w:t>71</w:t>
      </w:r>
      <w:r w:rsidR="004D3960">
        <w:rPr>
          <w:rFonts w:ascii="FangSong" w:eastAsia="FangSong" w:hAnsi="FangSong" w:hint="eastAsia"/>
          <w:sz w:val="24"/>
        </w:rPr>
        <w:t>.7%的房东表示愿意将</w:t>
      </w:r>
      <w:r w:rsidR="002A31FC">
        <w:rPr>
          <w:rFonts w:ascii="FangSong" w:eastAsia="FangSong" w:hAnsi="FangSong" w:hint="eastAsia"/>
          <w:sz w:val="24"/>
        </w:rPr>
        <w:t>私人房屋出租给来港留学生</w:t>
      </w:r>
      <w:r w:rsidR="00F860B9">
        <w:rPr>
          <w:rFonts w:ascii="FangSong" w:eastAsia="FangSong" w:hAnsi="FangSong" w:hint="eastAsia"/>
          <w:sz w:val="24"/>
        </w:rPr>
        <w:t>，预估</w:t>
      </w:r>
      <w:r w:rsidR="008512FA">
        <w:rPr>
          <w:rFonts w:ascii="FangSong" w:eastAsia="FangSong" w:hAnsi="FangSong" w:hint="eastAsia"/>
          <w:sz w:val="24"/>
        </w:rPr>
        <w:t>房屋单位</w:t>
      </w:r>
      <w:r w:rsidR="00F860B9">
        <w:rPr>
          <w:rFonts w:ascii="FangSong" w:eastAsia="FangSong" w:hAnsi="FangSong" w:hint="eastAsia"/>
          <w:sz w:val="24"/>
        </w:rPr>
        <w:t>总量在</w:t>
      </w:r>
      <w:r w:rsidR="00FB6B6A">
        <w:rPr>
          <w:rFonts w:ascii="FangSong" w:eastAsia="FangSong" w:hAnsi="FangSong" w:hint="eastAsia"/>
          <w:sz w:val="24"/>
        </w:rPr>
        <w:t>8</w:t>
      </w:r>
      <w:r w:rsidR="00281896">
        <w:rPr>
          <w:rFonts w:ascii="FangSong" w:eastAsia="FangSong" w:hAnsi="FangSong" w:hint="eastAsia"/>
          <w:sz w:val="24"/>
        </w:rPr>
        <w:t>0</w:t>
      </w:r>
      <w:r w:rsidR="00201F36">
        <w:rPr>
          <w:rFonts w:ascii="FangSong" w:eastAsia="FangSong" w:hAnsi="FangSong" w:hint="eastAsia"/>
          <w:sz w:val="24"/>
        </w:rPr>
        <w:t>510</w:t>
      </w:r>
      <w:r w:rsidR="008512FA">
        <w:rPr>
          <w:rFonts w:ascii="FangSong" w:eastAsia="FangSong" w:hAnsi="FangSong" w:hint="eastAsia"/>
          <w:sz w:val="24"/>
        </w:rPr>
        <w:t>户左右</w:t>
      </w:r>
      <w:r w:rsidR="00246FA0">
        <w:rPr>
          <w:rFonts w:ascii="FangSong" w:eastAsia="FangSong" w:hAnsi="FangSong" w:hint="eastAsia"/>
          <w:sz w:val="24"/>
        </w:rPr>
        <w:t>。</w:t>
      </w:r>
      <w:commentRangeStart w:id="83"/>
      <w:r w:rsidR="00246FA0">
        <w:rPr>
          <w:rFonts w:ascii="FangSong" w:eastAsia="FangSong" w:hAnsi="FangSong" w:hint="eastAsia"/>
          <w:sz w:val="24"/>
        </w:rPr>
        <w:t>上述数据表明理论上</w:t>
      </w:r>
      <w:r w:rsidR="008966F5">
        <w:rPr>
          <w:rFonts w:ascii="FangSong" w:eastAsia="FangSong" w:hAnsi="FangSong" w:hint="eastAsia"/>
          <w:sz w:val="24"/>
        </w:rPr>
        <w:t>香港租房市场中存在足够的</w:t>
      </w:r>
      <w:r w:rsidR="000F5E28">
        <w:rPr>
          <w:rFonts w:ascii="FangSong" w:eastAsia="FangSong" w:hAnsi="FangSong" w:hint="eastAsia"/>
          <w:sz w:val="24"/>
        </w:rPr>
        <w:t>存在出租意愿</w:t>
      </w:r>
      <w:r w:rsidR="001A68FA">
        <w:rPr>
          <w:rFonts w:ascii="FangSong" w:eastAsia="FangSong" w:hAnsi="FangSong" w:hint="eastAsia"/>
          <w:sz w:val="24"/>
        </w:rPr>
        <w:t>和线上平台使用意愿</w:t>
      </w:r>
      <w:r w:rsidR="005461B6">
        <w:rPr>
          <w:rFonts w:ascii="FangSong" w:eastAsia="FangSong" w:hAnsi="FangSong" w:hint="eastAsia"/>
          <w:sz w:val="24"/>
        </w:rPr>
        <w:t>的房东</w:t>
      </w:r>
      <w:r w:rsidR="00D754A4">
        <w:rPr>
          <w:rFonts w:ascii="FangSong" w:eastAsia="FangSong" w:hAnsi="FangSong" w:hint="eastAsia"/>
          <w:sz w:val="24"/>
        </w:rPr>
        <w:t>使用FRIENT</w:t>
      </w:r>
      <w:proofErr w:type="gramStart"/>
      <w:r w:rsidR="00D754A4">
        <w:rPr>
          <w:rFonts w:ascii="FangSong" w:eastAsia="FangSong" w:hAnsi="FangSong" w:hint="eastAsia"/>
          <w:sz w:val="24"/>
        </w:rPr>
        <w:t>友租平台</w:t>
      </w:r>
      <w:proofErr w:type="gramEnd"/>
      <w:r w:rsidR="00D754A4">
        <w:rPr>
          <w:rFonts w:ascii="FangSong" w:eastAsia="FangSong" w:hAnsi="FangSong" w:hint="eastAsia"/>
          <w:sz w:val="24"/>
        </w:rPr>
        <w:t>发布房源</w:t>
      </w:r>
      <w:commentRangeEnd w:id="83"/>
      <w:r w:rsidR="00BA317F">
        <w:rPr>
          <w:rStyle w:val="af8"/>
        </w:rPr>
        <w:commentReference w:id="83"/>
      </w:r>
      <w:r w:rsidR="00D754A4">
        <w:rPr>
          <w:rFonts w:ascii="FangSong" w:eastAsia="FangSong" w:hAnsi="FangSong" w:hint="eastAsia"/>
          <w:sz w:val="24"/>
        </w:rPr>
        <w:t>。</w:t>
      </w:r>
    </w:p>
    <w:p w14:paraId="7271531A" w14:textId="50675D3D" w:rsidR="00E809D8" w:rsidRPr="00255CC2" w:rsidRDefault="00E107A8" w:rsidP="00A24225">
      <w:pPr>
        <w:pStyle w:val="4"/>
        <w:rPr>
          <w:rFonts w:ascii="FangSong" w:eastAsia="FangSong" w:hAnsi="FangSong"/>
        </w:rPr>
      </w:pPr>
      <w:bookmarkStart w:id="84" w:name="_Toc960403523"/>
      <w:bookmarkStart w:id="85" w:name="_Toc183727722"/>
      <w:r w:rsidRPr="00255CC2">
        <w:rPr>
          <w:rFonts w:ascii="FangSong" w:eastAsia="FangSong" w:hAnsi="FangSong" w:hint="eastAsia"/>
        </w:rPr>
        <w:lastRenderedPageBreak/>
        <w:t>3.</w:t>
      </w:r>
      <w:r w:rsidR="0977556B" w:rsidRPr="00255CC2">
        <w:rPr>
          <w:rFonts w:ascii="FangSong" w:eastAsia="FangSong" w:hAnsi="FangSong"/>
        </w:rPr>
        <w:t>1.</w:t>
      </w:r>
      <w:r w:rsidR="00AD25E0" w:rsidRPr="00255CC2">
        <w:rPr>
          <w:rFonts w:ascii="FangSong" w:eastAsia="FangSong" w:hAnsi="FangSong" w:hint="eastAsia"/>
        </w:rPr>
        <w:t>3</w:t>
      </w:r>
      <w:r w:rsidR="00A36EC2" w:rsidRPr="00255CC2">
        <w:rPr>
          <w:rFonts w:ascii="FangSong" w:eastAsia="FangSong" w:hAnsi="FangSong" w:hint="eastAsia"/>
        </w:rPr>
        <w:t>用户</w:t>
      </w:r>
      <w:r w:rsidR="00AE04FD" w:rsidRPr="00255CC2">
        <w:rPr>
          <w:rFonts w:ascii="FangSong" w:eastAsia="FangSong" w:hAnsi="FangSong" w:hint="eastAsia"/>
        </w:rPr>
        <w:t>态度调查</w:t>
      </w:r>
      <w:bookmarkEnd w:id="84"/>
      <w:bookmarkEnd w:id="85"/>
    </w:p>
    <w:p w14:paraId="746878C2" w14:textId="2C099B20" w:rsidR="00462F95" w:rsidRPr="004653B3" w:rsidRDefault="00E57590" w:rsidP="00462F95">
      <w:pPr>
        <w:jc w:val="center"/>
        <w:rPr>
          <w:rFonts w:ascii="FangSong" w:eastAsia="FangSong" w:hAnsi="FangSong"/>
          <w:sz w:val="16"/>
          <w:szCs w:val="16"/>
        </w:rPr>
      </w:pPr>
      <w:r w:rsidRPr="00E57590">
        <w:rPr>
          <w:rFonts w:ascii="FangSong" w:eastAsia="FangSong" w:hAnsi="FangSong"/>
          <w:noProof/>
          <w:sz w:val="24"/>
        </w:rPr>
        <w:drawing>
          <wp:inline distT="0" distB="0" distL="0" distR="0" wp14:anchorId="11085F13" wp14:editId="19C5C87B">
            <wp:extent cx="2530475" cy="1777365"/>
            <wp:effectExtent l="0" t="0" r="3175" b="0"/>
            <wp:docPr id="1003448531" name="图片 1" descr="图表,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8531" name="图片 1" descr="图表, 形状&#10;&#10;描述已自动生成"/>
                    <pic:cNvPicPr/>
                  </pic:nvPicPr>
                  <pic:blipFill>
                    <a:blip r:embed="rId63"/>
                    <a:stretch>
                      <a:fillRect/>
                    </a:stretch>
                  </pic:blipFill>
                  <pic:spPr>
                    <a:xfrm>
                      <a:off x="0" y="0"/>
                      <a:ext cx="2556602" cy="1795716"/>
                    </a:xfrm>
                    <a:prstGeom prst="rect">
                      <a:avLst/>
                    </a:prstGeom>
                  </pic:spPr>
                </pic:pic>
              </a:graphicData>
            </a:graphic>
          </wp:inline>
        </w:drawing>
      </w:r>
      <w:r w:rsidR="00462F95" w:rsidRPr="00462F95">
        <w:rPr>
          <w:rFonts w:ascii="FangSong" w:eastAsia="FangSong" w:hAnsi="FangSong"/>
          <w:noProof/>
          <w:sz w:val="16"/>
          <w:szCs w:val="16"/>
        </w:rPr>
        <w:drawing>
          <wp:inline distT="0" distB="0" distL="0" distR="0" wp14:anchorId="33B67FAD" wp14:editId="0D0DD4FD">
            <wp:extent cx="2499494" cy="1764030"/>
            <wp:effectExtent l="0" t="0" r="0" b="7620"/>
            <wp:docPr id="825340474" name="图片 1" descr="图表,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0474" name="图片 1" descr="图表, 形状&#10;&#10;描述已自动生成"/>
                    <pic:cNvPicPr/>
                  </pic:nvPicPr>
                  <pic:blipFill>
                    <a:blip r:embed="rId64"/>
                    <a:stretch>
                      <a:fillRect/>
                    </a:stretch>
                  </pic:blipFill>
                  <pic:spPr>
                    <a:xfrm>
                      <a:off x="0" y="0"/>
                      <a:ext cx="2513109" cy="1773639"/>
                    </a:xfrm>
                    <a:prstGeom prst="rect">
                      <a:avLst/>
                    </a:prstGeom>
                  </pic:spPr>
                </pic:pic>
              </a:graphicData>
            </a:graphic>
          </wp:inline>
        </w:drawing>
      </w:r>
      <w:r w:rsidR="0031725B" w:rsidRPr="0031725B">
        <w:rPr>
          <w:rFonts w:ascii="FangSong" w:eastAsia="FangSong" w:hAnsi="FangSong"/>
          <w:noProof/>
          <w:color w:val="C00000"/>
          <w:sz w:val="32"/>
          <w:szCs w:val="32"/>
        </w:rPr>
        <w:drawing>
          <wp:inline distT="0" distB="0" distL="0" distR="0" wp14:anchorId="16D638CC" wp14:editId="0A6874E8">
            <wp:extent cx="4235450" cy="2030528"/>
            <wp:effectExtent l="0" t="0" r="0" b="8255"/>
            <wp:docPr id="22132093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0938" name="图片 1" descr="图形用户界面, 文本, 应用程序&#10;&#10;描述已自动生成"/>
                    <pic:cNvPicPr/>
                  </pic:nvPicPr>
                  <pic:blipFill>
                    <a:blip r:embed="rId65"/>
                    <a:stretch>
                      <a:fillRect/>
                    </a:stretch>
                  </pic:blipFill>
                  <pic:spPr>
                    <a:xfrm>
                      <a:off x="0" y="0"/>
                      <a:ext cx="4258441" cy="2041550"/>
                    </a:xfrm>
                    <a:prstGeom prst="rect">
                      <a:avLst/>
                    </a:prstGeom>
                  </pic:spPr>
                </pic:pic>
              </a:graphicData>
            </a:graphic>
          </wp:inline>
        </w:drawing>
      </w:r>
    </w:p>
    <w:p w14:paraId="5238E51E" w14:textId="694774ED" w:rsidR="00CF7766" w:rsidRPr="007E03AE" w:rsidRDefault="00CF7766" w:rsidP="00CF7766">
      <w:pPr>
        <w:ind w:firstLine="420"/>
        <w:rPr>
          <w:rFonts w:ascii="FangSong" w:eastAsia="FangSong" w:hAnsi="FangSong"/>
          <w:sz w:val="24"/>
        </w:rPr>
      </w:pPr>
      <w:r>
        <w:rPr>
          <w:rFonts w:ascii="FangSong" w:eastAsia="FangSong" w:hAnsi="FangSong" w:hint="eastAsia"/>
          <w:sz w:val="24"/>
        </w:rPr>
        <w:t>综合上述各项对潜在用户对于FRIENT友租平台的功能及偏好意向的系列调查，</w:t>
      </w:r>
      <w:r w:rsidR="00410243">
        <w:rPr>
          <w:rFonts w:ascii="FangSong" w:eastAsia="FangSong" w:hAnsi="FangSong" w:hint="eastAsia"/>
          <w:sz w:val="24"/>
        </w:rPr>
        <w:t>我们可知</w:t>
      </w:r>
      <w:r w:rsidR="003A3955">
        <w:rPr>
          <w:rFonts w:ascii="FangSong" w:eastAsia="FangSong" w:hAnsi="FangSong" w:hint="eastAsia"/>
          <w:sz w:val="24"/>
        </w:rPr>
        <w:t>我司产品中的任意一项服务</w:t>
      </w:r>
      <w:r w:rsidR="0032294B">
        <w:rPr>
          <w:rFonts w:ascii="FangSong" w:eastAsia="FangSong" w:hAnsi="FangSong" w:hint="eastAsia"/>
          <w:sz w:val="24"/>
        </w:rPr>
        <w:t>皆有</w:t>
      </w:r>
      <w:r w:rsidR="00DA0133">
        <w:rPr>
          <w:rFonts w:ascii="FangSong" w:eastAsia="FangSong" w:hAnsi="FangSong" w:hint="eastAsia"/>
          <w:sz w:val="24"/>
        </w:rPr>
        <w:t>过半数受访者表示</w:t>
      </w:r>
      <w:r w:rsidR="000A12A9">
        <w:rPr>
          <w:rFonts w:ascii="FangSong" w:eastAsia="FangSong" w:hAnsi="FangSong" w:hint="eastAsia"/>
          <w:sz w:val="24"/>
        </w:rPr>
        <w:t>期待</w:t>
      </w:r>
      <w:r w:rsidR="001F064E">
        <w:rPr>
          <w:rFonts w:ascii="FangSong" w:eastAsia="FangSong" w:hAnsi="FangSong" w:hint="eastAsia"/>
          <w:sz w:val="24"/>
        </w:rPr>
        <w:t>或偏好意向</w:t>
      </w:r>
      <w:r w:rsidR="007560B3">
        <w:rPr>
          <w:rFonts w:ascii="FangSong" w:eastAsia="FangSong" w:hAnsi="FangSong" w:hint="eastAsia"/>
          <w:sz w:val="24"/>
        </w:rPr>
        <w:t>，因而</w:t>
      </w:r>
      <w:r w:rsidR="009B12AE">
        <w:rPr>
          <w:rFonts w:ascii="FangSong" w:eastAsia="FangSong" w:hAnsi="FangSong" w:hint="eastAsia"/>
          <w:sz w:val="24"/>
        </w:rPr>
        <w:t>我司产品可被认为具有较强的市场可行性。</w:t>
      </w:r>
    </w:p>
    <w:p w14:paraId="04F58B97" w14:textId="5304381D" w:rsidR="001A6762" w:rsidRPr="00255CC2" w:rsidRDefault="0027626C" w:rsidP="00A24225">
      <w:pPr>
        <w:pStyle w:val="4"/>
        <w:rPr>
          <w:rFonts w:ascii="FangSong" w:eastAsia="FangSong" w:hAnsi="FangSong"/>
        </w:rPr>
      </w:pPr>
      <w:bookmarkStart w:id="86" w:name="_Toc1035611919"/>
      <w:bookmarkStart w:id="87" w:name="_Toc183727723"/>
      <w:r w:rsidRPr="00255CC2">
        <w:rPr>
          <w:rFonts w:ascii="FangSong" w:eastAsia="FangSong" w:hAnsi="FangSong" w:hint="eastAsia"/>
        </w:rPr>
        <w:t>3.</w:t>
      </w:r>
      <w:r w:rsidR="53151792" w:rsidRPr="00255CC2">
        <w:rPr>
          <w:rFonts w:ascii="FangSong" w:eastAsia="FangSong" w:hAnsi="FangSong"/>
        </w:rPr>
        <w:t>1.</w:t>
      </w:r>
      <w:r w:rsidRPr="00255CC2">
        <w:rPr>
          <w:rFonts w:ascii="FangSong" w:eastAsia="FangSong" w:hAnsi="FangSong" w:hint="eastAsia"/>
        </w:rPr>
        <w:t>4</w:t>
      </w:r>
      <w:r w:rsidR="008D49BF" w:rsidRPr="00255CC2">
        <w:rPr>
          <w:rFonts w:ascii="FangSong" w:eastAsia="FangSong" w:hAnsi="FangSong" w:hint="eastAsia"/>
        </w:rPr>
        <w:t>市场规模预计</w:t>
      </w:r>
      <w:bookmarkEnd w:id="86"/>
      <w:bookmarkEnd w:id="87"/>
    </w:p>
    <w:p w14:paraId="3A3D0C61" w14:textId="6CFF9301" w:rsidR="58123400" w:rsidRDefault="006F2031" w:rsidP="58123400">
      <w:pPr>
        <w:rPr>
          <w:rFonts w:ascii="FangSong" w:eastAsia="FangSong" w:hAnsi="FangSong"/>
          <w:sz w:val="24"/>
        </w:rPr>
      </w:pPr>
      <w:r>
        <w:rPr>
          <w:rFonts w:ascii="FangSong" w:eastAsia="FangSong" w:hAnsi="FangSong"/>
          <w:color w:val="C00000"/>
          <w:sz w:val="32"/>
          <w:szCs w:val="32"/>
        </w:rPr>
        <w:tab/>
      </w:r>
      <w:r w:rsidR="00A536DE">
        <w:rPr>
          <w:rFonts w:ascii="FangSong" w:eastAsia="FangSong" w:hAnsi="FangSong" w:hint="eastAsia"/>
          <w:color w:val="C00000"/>
          <w:sz w:val="32"/>
          <w:szCs w:val="32"/>
        </w:rPr>
        <w:t xml:space="preserve"> </w:t>
      </w:r>
      <w:r w:rsidR="00FD2327">
        <w:rPr>
          <w:rFonts w:ascii="FangSong" w:eastAsia="FangSong" w:hAnsi="FangSong" w:hint="eastAsia"/>
          <w:sz w:val="24"/>
        </w:rPr>
        <w:t>据我司财务部门及市场调研结果预计</w:t>
      </w:r>
      <w:r w:rsidR="00092010">
        <w:rPr>
          <w:rFonts w:ascii="FangSong" w:eastAsia="FangSong" w:hAnsi="FangSong" w:hint="eastAsia"/>
          <w:sz w:val="24"/>
        </w:rPr>
        <w:t>，我司将FRIENT友租的首年市场表现设定为</w:t>
      </w:r>
      <w:r w:rsidR="004F5BC6">
        <w:rPr>
          <w:rFonts w:ascii="FangSong" w:eastAsia="FangSong" w:hAnsi="FangSong" w:hint="eastAsia"/>
          <w:sz w:val="24"/>
        </w:rPr>
        <w:t>付费</w:t>
      </w:r>
      <w:r w:rsidR="00184E56">
        <w:rPr>
          <w:rFonts w:ascii="FangSong" w:eastAsia="FangSong" w:hAnsi="FangSong" w:hint="eastAsia"/>
          <w:sz w:val="24"/>
        </w:rPr>
        <w:t>租客数量达到5000人次</w:t>
      </w:r>
      <w:r w:rsidR="004F5BC6">
        <w:rPr>
          <w:rFonts w:ascii="FangSong" w:eastAsia="FangSong" w:hAnsi="FangSong" w:hint="eastAsia"/>
          <w:sz w:val="24"/>
        </w:rPr>
        <w:t>，付费房东数量达到2000人次</w:t>
      </w:r>
      <w:r w:rsidR="00582531">
        <w:rPr>
          <w:rFonts w:ascii="FangSong" w:eastAsia="FangSong" w:hAnsi="FangSong" w:hint="eastAsia"/>
          <w:sz w:val="24"/>
        </w:rPr>
        <w:t>，同时</w:t>
      </w:r>
      <w:r w:rsidR="00F93777">
        <w:rPr>
          <w:rFonts w:ascii="FangSong" w:eastAsia="FangSong" w:hAnsi="FangSong" w:hint="eastAsia"/>
          <w:sz w:val="24"/>
        </w:rPr>
        <w:t>根据对房东与来港留学生的使用意愿调查</w:t>
      </w:r>
      <w:r w:rsidR="000F0726">
        <w:rPr>
          <w:rFonts w:ascii="FangSong" w:eastAsia="FangSong" w:hAnsi="FangSong" w:hint="eastAsia"/>
          <w:sz w:val="24"/>
        </w:rPr>
        <w:t>的结果估算</w:t>
      </w:r>
      <w:r w:rsidR="00F93777">
        <w:rPr>
          <w:rFonts w:ascii="FangSong" w:eastAsia="FangSong" w:hAnsi="FangSong" w:hint="eastAsia"/>
          <w:sz w:val="24"/>
        </w:rPr>
        <w:t>，注册账号数量</w:t>
      </w:r>
      <w:r w:rsidR="00582531">
        <w:rPr>
          <w:rFonts w:ascii="FangSong" w:eastAsia="FangSong" w:hAnsi="FangSong" w:hint="eastAsia"/>
          <w:sz w:val="24"/>
        </w:rPr>
        <w:t>应</w:t>
      </w:r>
      <w:r w:rsidR="00F93777">
        <w:rPr>
          <w:rFonts w:ascii="FangSong" w:eastAsia="FangSong" w:hAnsi="FangSong" w:hint="eastAsia"/>
          <w:sz w:val="24"/>
        </w:rPr>
        <w:t>达</w:t>
      </w:r>
      <w:r w:rsidR="000F0726">
        <w:rPr>
          <w:rFonts w:ascii="FangSong" w:eastAsia="FangSong" w:hAnsi="FangSong" w:hint="eastAsia"/>
          <w:sz w:val="24"/>
        </w:rPr>
        <w:t>14865</w:t>
      </w:r>
      <w:r w:rsidR="00196F86">
        <w:rPr>
          <w:rFonts w:ascii="FangSong" w:eastAsia="FangSong" w:hAnsi="FangSong" w:hint="eastAsia"/>
          <w:sz w:val="24"/>
        </w:rPr>
        <w:t>个</w:t>
      </w:r>
      <w:r w:rsidR="00A82191">
        <w:rPr>
          <w:rFonts w:ascii="FangSong" w:eastAsia="FangSong" w:hAnsi="FangSong" w:hint="eastAsia"/>
          <w:sz w:val="24"/>
        </w:rPr>
        <w:t>，总交易额应达1865000 HKD。</w:t>
      </w:r>
      <w:r w:rsidR="00A804D2">
        <w:rPr>
          <w:rFonts w:ascii="FangSong" w:eastAsia="FangSong" w:hAnsi="FangSong" w:hint="eastAsia"/>
          <w:sz w:val="24"/>
        </w:rPr>
        <w:t>在随后年份，</w:t>
      </w:r>
      <w:r w:rsidR="007A7056">
        <w:rPr>
          <w:rFonts w:ascii="FangSong" w:eastAsia="FangSong" w:hAnsi="FangSong" w:hint="eastAsia"/>
          <w:sz w:val="24"/>
        </w:rPr>
        <w:t>付费租客数量</w:t>
      </w:r>
      <w:r w:rsidR="00A804D2">
        <w:rPr>
          <w:rFonts w:ascii="FangSong" w:eastAsia="FangSong" w:hAnsi="FangSong" w:hint="eastAsia"/>
          <w:sz w:val="24"/>
        </w:rPr>
        <w:t>年增长率应</w:t>
      </w:r>
      <w:r w:rsidR="007A7056">
        <w:rPr>
          <w:rFonts w:ascii="FangSong" w:eastAsia="FangSong" w:hAnsi="FangSong" w:hint="eastAsia"/>
          <w:sz w:val="24"/>
        </w:rPr>
        <w:t>与</w:t>
      </w:r>
      <w:r w:rsidR="00A804D2">
        <w:rPr>
          <w:rFonts w:ascii="FangSong" w:eastAsia="FangSong" w:hAnsi="FangSong" w:hint="eastAsia"/>
          <w:sz w:val="24"/>
        </w:rPr>
        <w:t>内地赴港留学人数年增长率持平，达</w:t>
      </w:r>
      <w:r w:rsidR="005C6ECA">
        <w:rPr>
          <w:rFonts w:ascii="FangSong" w:eastAsia="FangSong" w:hAnsi="FangSong" w:hint="eastAsia"/>
          <w:sz w:val="24"/>
        </w:rPr>
        <w:t>32.5%</w:t>
      </w:r>
      <w:r w:rsidR="007A7056">
        <w:rPr>
          <w:rFonts w:ascii="FangSong" w:eastAsia="FangSong" w:hAnsi="FangSong" w:hint="eastAsia"/>
          <w:sz w:val="24"/>
        </w:rPr>
        <w:t>。</w:t>
      </w:r>
    </w:p>
    <w:p w14:paraId="646D6B25" w14:textId="56168936" w:rsidR="00F22AA5" w:rsidRPr="00255CC2" w:rsidRDefault="71C1CC5A" w:rsidP="00A24225">
      <w:pPr>
        <w:pStyle w:val="3"/>
        <w:rPr>
          <w:rFonts w:ascii="FangSong" w:eastAsia="FangSong" w:hAnsi="FangSong"/>
        </w:rPr>
      </w:pPr>
      <w:bookmarkStart w:id="88" w:name="_Toc2064177155"/>
      <w:bookmarkStart w:id="89" w:name="_Toc183727724"/>
      <w:r w:rsidRPr="00255CC2">
        <w:rPr>
          <w:rFonts w:ascii="FangSong" w:eastAsia="FangSong" w:hAnsi="FangSong"/>
        </w:rPr>
        <w:t>3.</w:t>
      </w:r>
      <w:r w:rsidR="2530EF7E" w:rsidRPr="00255CC2">
        <w:rPr>
          <w:rFonts w:ascii="FangSong" w:eastAsia="FangSong" w:hAnsi="FangSong"/>
        </w:rPr>
        <w:t>2</w:t>
      </w:r>
      <w:r w:rsidRPr="00255CC2">
        <w:rPr>
          <w:rFonts w:ascii="FangSong" w:eastAsia="FangSong" w:hAnsi="FangSong"/>
        </w:rPr>
        <w:t>市场风险分析</w:t>
      </w:r>
      <w:bookmarkEnd w:id="88"/>
      <w:bookmarkEnd w:id="89"/>
    </w:p>
    <w:p w14:paraId="66A761EE" w14:textId="5B295FE7" w:rsidR="71C1CC5A" w:rsidRPr="00255CC2" w:rsidRDefault="5798E268" w:rsidP="00A24225">
      <w:pPr>
        <w:pStyle w:val="4"/>
        <w:rPr>
          <w:rFonts w:ascii="FangSong" w:eastAsia="FangSong" w:hAnsi="FangSong"/>
        </w:rPr>
      </w:pPr>
      <w:bookmarkStart w:id="90" w:name="_Toc979428412"/>
      <w:bookmarkStart w:id="91" w:name="_Toc183727725"/>
      <w:r w:rsidRPr="00255CC2">
        <w:rPr>
          <w:rFonts w:ascii="FangSong" w:eastAsia="FangSong" w:hAnsi="FangSong"/>
        </w:rPr>
        <w:t>3.</w:t>
      </w:r>
      <w:r w:rsidR="2CCDE1D0" w:rsidRPr="00255CC2">
        <w:rPr>
          <w:rFonts w:ascii="FangSong" w:eastAsia="FangSong" w:hAnsi="FangSong"/>
        </w:rPr>
        <w:t>2</w:t>
      </w:r>
      <w:r w:rsidRPr="00255CC2">
        <w:rPr>
          <w:rFonts w:ascii="FangSong" w:eastAsia="FangSong" w:hAnsi="FangSong"/>
        </w:rPr>
        <w:t>.1</w:t>
      </w:r>
      <w:r w:rsidR="25F3AE7B" w:rsidRPr="00255CC2">
        <w:rPr>
          <w:rFonts w:ascii="FangSong" w:eastAsia="FangSong" w:hAnsi="FangSong"/>
        </w:rPr>
        <w:t>市场</w:t>
      </w:r>
      <w:r w:rsidRPr="00255CC2">
        <w:rPr>
          <w:rFonts w:ascii="FangSong" w:eastAsia="FangSong" w:hAnsi="FangSong"/>
        </w:rPr>
        <w:t>竞争</w:t>
      </w:r>
      <w:bookmarkEnd w:id="90"/>
      <w:bookmarkEnd w:id="91"/>
    </w:p>
    <w:p w14:paraId="35419E04" w14:textId="0066FCAE" w:rsidR="721B6C18" w:rsidRDefault="3BFF757D" w:rsidP="00D646D3">
      <w:pPr>
        <w:widowControl/>
        <w:spacing w:line="276" w:lineRule="auto"/>
        <w:ind w:firstLine="420"/>
        <w:rPr>
          <w:rFonts w:ascii="FangSong" w:eastAsia="FangSong" w:hAnsi="FangSong"/>
          <w:sz w:val="24"/>
        </w:rPr>
      </w:pPr>
      <w:r w:rsidRPr="72B9E795">
        <w:rPr>
          <w:rFonts w:ascii="FangSong" w:eastAsia="FangSong" w:hAnsi="FangSong"/>
          <w:sz w:val="24"/>
        </w:rPr>
        <w:t>随着租房需求的不断增加，</w:t>
      </w:r>
      <w:r w:rsidR="00BA00E3" w:rsidRPr="72B9E795">
        <w:rPr>
          <w:rFonts w:ascii="FangSong" w:eastAsia="FangSong" w:hAnsi="FangSong"/>
          <w:sz w:val="24"/>
        </w:rPr>
        <w:t>更多企业会进入这一领域提供类似的租房服务，</w:t>
      </w:r>
      <w:r w:rsidRPr="72B9E795">
        <w:rPr>
          <w:rFonts w:ascii="FangSong" w:eastAsia="FangSong" w:hAnsi="FangSong"/>
          <w:sz w:val="24"/>
        </w:rPr>
        <w:t>市场竞争可能会愈加激烈。这种竞争加剧</w:t>
      </w:r>
      <w:r w:rsidR="734C7D5A" w:rsidRPr="72B9E795">
        <w:rPr>
          <w:rFonts w:ascii="FangSong" w:eastAsia="FangSong" w:hAnsi="FangSong"/>
          <w:sz w:val="24"/>
        </w:rPr>
        <w:t>可能会</w:t>
      </w:r>
      <w:r w:rsidRPr="72B9E795">
        <w:rPr>
          <w:rFonts w:ascii="FangSong" w:eastAsia="FangSong" w:hAnsi="FangSong"/>
          <w:sz w:val="24"/>
        </w:rPr>
        <w:t>导致价格战的发生，企业为了争夺市场份额，可能会降低服务价格，从而影响利润。此外，现有的传统租房平台可能会通过调整业务模式，专门针对留学生群体推出新服务，以抢占</w:t>
      </w:r>
      <w:r w:rsidRPr="72B9E795">
        <w:rPr>
          <w:rFonts w:ascii="FangSong" w:eastAsia="FangSong" w:hAnsi="FangSong"/>
          <w:sz w:val="24"/>
        </w:rPr>
        <w:lastRenderedPageBreak/>
        <w:t>市场份额。FRIENT友租在市场中</w:t>
      </w:r>
      <w:r w:rsidR="044D157B" w:rsidRPr="72B9E795">
        <w:rPr>
          <w:rFonts w:ascii="FangSong" w:eastAsia="FangSong" w:hAnsi="FangSong"/>
          <w:sz w:val="24"/>
        </w:rPr>
        <w:t>可能</w:t>
      </w:r>
      <w:r w:rsidRPr="72B9E795">
        <w:rPr>
          <w:rFonts w:ascii="FangSong" w:eastAsia="FangSong" w:hAnsi="FangSong"/>
          <w:sz w:val="24"/>
        </w:rPr>
        <w:t>面临更大的压力，</w:t>
      </w:r>
      <w:r w:rsidR="37D418EB" w:rsidRPr="72B9E795">
        <w:rPr>
          <w:rFonts w:ascii="FangSong" w:eastAsia="FangSong" w:hAnsi="FangSong"/>
          <w:sz w:val="24"/>
        </w:rPr>
        <w:t>需要</w:t>
      </w:r>
      <w:r w:rsidRPr="72B9E795">
        <w:rPr>
          <w:rFonts w:ascii="FangSong" w:eastAsia="FangSong" w:hAnsi="FangSong"/>
          <w:sz w:val="24"/>
        </w:rPr>
        <w:t>不断创新和提升服务质量，以维持竞争优势。因此，FRIENT友租需要制定有效的市场策略，强化品牌认知，提升用户体验，以应对日益激烈的市场竞争。</w:t>
      </w:r>
    </w:p>
    <w:p w14:paraId="4F478DF8" w14:textId="177B9F7B" w:rsidR="721B6C18" w:rsidRPr="00F854D8" w:rsidRDefault="7EB47A1B" w:rsidP="00A24225">
      <w:pPr>
        <w:pStyle w:val="4"/>
        <w:rPr>
          <w:rFonts w:ascii="FangSong" w:eastAsia="FangSong" w:hAnsi="FangSong"/>
        </w:rPr>
      </w:pPr>
      <w:bookmarkStart w:id="92" w:name="_Toc2135746703"/>
      <w:bookmarkStart w:id="93" w:name="_Toc183727726"/>
      <w:r w:rsidRPr="00F854D8">
        <w:rPr>
          <w:rFonts w:ascii="FangSong" w:eastAsia="FangSong" w:hAnsi="FangSong"/>
        </w:rPr>
        <w:t>3.</w:t>
      </w:r>
      <w:r w:rsidR="134AD274" w:rsidRPr="00F854D8">
        <w:rPr>
          <w:rFonts w:ascii="FangSong" w:eastAsia="FangSong" w:hAnsi="FangSong"/>
        </w:rPr>
        <w:t>2</w:t>
      </w:r>
      <w:r w:rsidRPr="00F854D8">
        <w:rPr>
          <w:rFonts w:ascii="FangSong" w:eastAsia="FangSong" w:hAnsi="FangSong"/>
        </w:rPr>
        <w:t>.2</w:t>
      </w:r>
      <w:r w:rsidR="3ACBDDCF" w:rsidRPr="00F854D8">
        <w:rPr>
          <w:rFonts w:ascii="FangSong" w:eastAsia="FangSong" w:hAnsi="FangSong"/>
        </w:rPr>
        <w:t>订阅用户不足</w:t>
      </w:r>
      <w:bookmarkEnd w:id="92"/>
      <w:bookmarkEnd w:id="93"/>
    </w:p>
    <w:p w14:paraId="39D783F7" w14:textId="59AE4BF6" w:rsidR="6C3B629F" w:rsidRDefault="6C3B629F" w:rsidP="03135D92">
      <w:pPr>
        <w:widowControl/>
        <w:ind w:firstLine="420"/>
        <w:rPr>
          <w:rFonts w:ascii="FangSong" w:eastAsia="FangSong" w:hAnsi="FangSong"/>
          <w:sz w:val="24"/>
        </w:rPr>
      </w:pPr>
      <w:r w:rsidRPr="03135D92">
        <w:rPr>
          <w:rFonts w:ascii="FangSong" w:eastAsia="FangSong" w:hAnsi="FangSong"/>
          <w:sz w:val="24"/>
        </w:rPr>
        <w:t>许多留学生可能对新兴平台的信任度较低，尤其是在涉及资金和个人信息的情况下，他们更倾向于使用已经建立良好声誉的传统租房渠道。这种信任缺乏可能会影响平台的用户注册和活跃度。此外，用户可能无法直接找到</w:t>
      </w:r>
      <w:commentRangeStart w:id="94"/>
      <w:r w:rsidRPr="03135D92">
        <w:rPr>
          <w:rFonts w:ascii="FangSong" w:eastAsia="FangSong" w:hAnsi="FangSong"/>
          <w:sz w:val="24"/>
        </w:rPr>
        <w:t>对接人</w:t>
      </w:r>
      <w:commentRangeEnd w:id="94"/>
      <w:r w:rsidR="003262F9">
        <w:rPr>
          <w:rStyle w:val="af8"/>
        </w:rPr>
        <w:commentReference w:id="94"/>
      </w:r>
      <w:r w:rsidRPr="03135D92">
        <w:rPr>
          <w:rFonts w:ascii="FangSong" w:eastAsia="FangSong" w:hAnsi="FangSong"/>
          <w:sz w:val="24"/>
        </w:rPr>
        <w:t>进行沟通，这可能导致信息不对称和信任缺失。</w:t>
      </w:r>
      <w:r w:rsidR="575CAEA0" w:rsidRPr="03135D92">
        <w:rPr>
          <w:rFonts w:ascii="FangSong" w:eastAsia="FangSong" w:hAnsi="FangSong"/>
          <w:sz w:val="24"/>
        </w:rPr>
        <w:t>为</w:t>
      </w:r>
      <w:r w:rsidRPr="03135D92">
        <w:rPr>
          <w:rFonts w:ascii="FangSong" w:eastAsia="FangSong" w:hAnsi="FangSong"/>
          <w:sz w:val="24"/>
        </w:rPr>
        <w:t>解决</w:t>
      </w:r>
      <w:r w:rsidR="2AB402F5" w:rsidRPr="03135D92">
        <w:rPr>
          <w:rFonts w:ascii="FangSong" w:eastAsia="FangSong" w:hAnsi="FangSong"/>
          <w:sz w:val="24"/>
        </w:rPr>
        <w:t>此</w:t>
      </w:r>
      <w:r w:rsidRPr="03135D92">
        <w:rPr>
          <w:rFonts w:ascii="FangSong" w:eastAsia="FangSong" w:hAnsi="FangSong"/>
          <w:sz w:val="24"/>
        </w:rPr>
        <w:t>问题，FRIENT</w:t>
      </w:r>
      <w:proofErr w:type="gramStart"/>
      <w:r w:rsidRPr="03135D92">
        <w:rPr>
          <w:rFonts w:ascii="FangSong" w:eastAsia="FangSong" w:hAnsi="FangSong"/>
          <w:sz w:val="24"/>
        </w:rPr>
        <w:t>友租可以</w:t>
      </w:r>
      <w:proofErr w:type="gramEnd"/>
      <w:r w:rsidR="4827F9B0" w:rsidRPr="03135D92">
        <w:rPr>
          <w:rFonts w:ascii="FangSong" w:eastAsia="FangSong" w:hAnsi="FangSong"/>
          <w:sz w:val="24"/>
        </w:rPr>
        <w:t>通过</w:t>
      </w:r>
      <w:r w:rsidRPr="03135D92">
        <w:rPr>
          <w:rFonts w:ascii="FangSong" w:eastAsia="FangSong" w:hAnsi="FangSong"/>
          <w:sz w:val="24"/>
        </w:rPr>
        <w:t>与学校和留学生组织合作，</w:t>
      </w:r>
      <w:r w:rsidR="49E7B7A0" w:rsidRPr="03135D92">
        <w:rPr>
          <w:rFonts w:ascii="FangSong" w:eastAsia="FangSong" w:hAnsi="FangSong"/>
          <w:sz w:val="24"/>
        </w:rPr>
        <w:t>由团队</w:t>
      </w:r>
      <w:r w:rsidR="3DCC8AC2" w:rsidRPr="03135D92">
        <w:rPr>
          <w:rFonts w:ascii="FangSong" w:eastAsia="FangSong" w:hAnsi="FangSong"/>
          <w:sz w:val="24"/>
        </w:rPr>
        <w:t>成员</w:t>
      </w:r>
      <w:r w:rsidR="1E9E6C08" w:rsidRPr="03135D92">
        <w:rPr>
          <w:rFonts w:ascii="FangSong" w:eastAsia="FangSong" w:hAnsi="FangSong"/>
          <w:sz w:val="24"/>
        </w:rPr>
        <w:t>介绍并</w:t>
      </w:r>
      <w:r w:rsidR="199D4BC6" w:rsidRPr="03135D92">
        <w:rPr>
          <w:rFonts w:ascii="FangSong" w:eastAsia="FangSong" w:hAnsi="FangSong"/>
          <w:sz w:val="24"/>
        </w:rPr>
        <w:t>邀请使用者</w:t>
      </w:r>
      <w:r w:rsidR="1E9E6C08" w:rsidRPr="03135D92">
        <w:rPr>
          <w:rFonts w:ascii="FangSong" w:eastAsia="FangSong" w:hAnsi="FangSong"/>
          <w:sz w:val="24"/>
        </w:rPr>
        <w:t>分享</w:t>
      </w:r>
      <w:r w:rsidR="32C4255D" w:rsidRPr="03135D92">
        <w:rPr>
          <w:rFonts w:ascii="FangSong" w:eastAsia="FangSong" w:hAnsi="FangSong"/>
          <w:sz w:val="24"/>
        </w:rPr>
        <w:t>使用体验</w:t>
      </w:r>
      <w:r w:rsidR="4F1E90CA" w:rsidRPr="03135D92">
        <w:rPr>
          <w:rFonts w:ascii="FangSong" w:eastAsia="FangSong" w:hAnsi="FangSong"/>
          <w:sz w:val="24"/>
        </w:rPr>
        <w:t>。</w:t>
      </w:r>
      <w:r w:rsidRPr="03135D92">
        <w:rPr>
          <w:rFonts w:ascii="FangSong" w:eastAsia="FangSong" w:hAnsi="FangSong"/>
          <w:sz w:val="24"/>
        </w:rPr>
        <w:t>通过这些综合措施，FRIENT友租将能够逐步提高留学生对新兴租房平台的信任度，从而推动用户注册和活跃度的提升。</w:t>
      </w:r>
    </w:p>
    <w:p w14:paraId="7CE7EA29" w14:textId="5C2E6B77" w:rsidR="721B6C18" w:rsidRPr="00F854D8" w:rsidRDefault="7591761B" w:rsidP="00A24225">
      <w:pPr>
        <w:pStyle w:val="4"/>
        <w:rPr>
          <w:rFonts w:ascii="FangSong" w:eastAsia="FangSong" w:hAnsi="FangSong"/>
        </w:rPr>
      </w:pPr>
      <w:bookmarkStart w:id="95" w:name="_Toc1715637555"/>
      <w:bookmarkStart w:id="96" w:name="_Toc183727727"/>
      <w:r w:rsidRPr="00F854D8">
        <w:rPr>
          <w:rFonts w:ascii="FangSong" w:eastAsia="FangSong" w:hAnsi="FangSong"/>
        </w:rPr>
        <w:t>3.</w:t>
      </w:r>
      <w:r w:rsidR="2451302C" w:rsidRPr="00F854D8">
        <w:rPr>
          <w:rFonts w:ascii="FangSong" w:eastAsia="FangSong" w:hAnsi="FangSong"/>
        </w:rPr>
        <w:t>2</w:t>
      </w:r>
      <w:r w:rsidRPr="00F854D8">
        <w:rPr>
          <w:rFonts w:ascii="FangSong" w:eastAsia="FangSong" w:hAnsi="FangSong"/>
        </w:rPr>
        <w:t>.</w:t>
      </w:r>
      <w:r w:rsidR="00E61412" w:rsidRPr="00F854D8">
        <w:rPr>
          <w:rFonts w:ascii="FangSong" w:eastAsia="FangSong" w:hAnsi="FangSong" w:hint="eastAsia"/>
        </w:rPr>
        <w:t>3</w:t>
      </w:r>
      <w:bookmarkEnd w:id="95"/>
      <w:r w:rsidR="1A9E7EEC" w:rsidRPr="00F854D8">
        <w:rPr>
          <w:rFonts w:ascii="FangSong" w:eastAsia="FangSong" w:hAnsi="FangSong"/>
        </w:rPr>
        <w:t>房源不足</w:t>
      </w:r>
      <w:bookmarkEnd w:id="96"/>
    </w:p>
    <w:p w14:paraId="71B3D565" w14:textId="133DDC02" w:rsidR="03365D71" w:rsidRDefault="03365D71" w:rsidP="65E3C9C6">
      <w:pPr>
        <w:ind w:firstLine="420"/>
        <w:rPr>
          <w:rFonts w:ascii="FangSong" w:eastAsia="FangSong" w:hAnsi="FangSong" w:cs="FangSong"/>
          <w:sz w:val="24"/>
        </w:rPr>
      </w:pPr>
      <w:r w:rsidRPr="1107C795">
        <w:rPr>
          <w:rFonts w:ascii="FangSong" w:eastAsia="FangSong" w:hAnsi="FangSong" w:cs="FangSong"/>
          <w:sz w:val="24"/>
        </w:rPr>
        <w:t>经济环境的变化对留学生的留学计划和租房需求有着重要影响。在经济不景气的情况下，</w:t>
      </w:r>
      <w:commentRangeStart w:id="97"/>
      <w:r w:rsidRPr="1107C795">
        <w:rPr>
          <w:rFonts w:ascii="FangSong" w:eastAsia="FangSong" w:hAnsi="FangSong" w:cs="FangSong"/>
          <w:sz w:val="24"/>
        </w:rPr>
        <w:t>留学生可能选择推迟留学或人数减少，这将导致市场上对租房的需求下降，从而增加房源不足的风险。</w:t>
      </w:r>
      <w:commentRangeEnd w:id="97"/>
      <w:r w:rsidR="003262F9">
        <w:rPr>
          <w:rStyle w:val="af8"/>
        </w:rPr>
        <w:commentReference w:id="97"/>
      </w:r>
      <w:r w:rsidRPr="1107C795">
        <w:rPr>
          <w:rFonts w:ascii="FangSong" w:eastAsia="FangSong" w:hAnsi="FangSong" w:cs="FangSong"/>
          <w:sz w:val="24"/>
        </w:rPr>
        <w:t>此外，市场需求的季节性波动也需引起重视，比如每年7月、8月和1月是租房交易的高峰期，而在其他时间段，</w:t>
      </w:r>
      <w:r w:rsidRPr="4777DB70">
        <w:rPr>
          <w:rFonts w:ascii="FangSong" w:eastAsia="FangSong" w:hAnsi="FangSong" w:cs="FangSong"/>
          <w:sz w:val="24"/>
        </w:rPr>
        <w:t>交易会</w:t>
      </w:r>
      <w:r w:rsidRPr="1107C795">
        <w:rPr>
          <w:rFonts w:ascii="FangSong" w:eastAsia="FangSong" w:hAnsi="FangSong" w:cs="FangSong"/>
          <w:sz w:val="24"/>
        </w:rPr>
        <w:t>显著减少。这种波动可能导致平台在高峰期面临房源紧张，而在淡季则出现房源过剩的问题。</w:t>
      </w:r>
      <w:r w:rsidRPr="2830EF1B">
        <w:rPr>
          <w:rFonts w:ascii="FangSong" w:eastAsia="FangSong" w:hAnsi="FangSong" w:cs="FangSong"/>
          <w:sz w:val="24"/>
        </w:rPr>
        <w:t>FRIENT友租</w:t>
      </w:r>
      <w:r w:rsidR="000C3BA4">
        <w:rPr>
          <w:rFonts w:ascii="FangSong" w:eastAsia="FangSong" w:hAnsi="FangSong" w:cs="FangSong" w:hint="eastAsia"/>
          <w:sz w:val="24"/>
        </w:rPr>
        <w:t>将</w:t>
      </w:r>
      <w:r w:rsidR="484B2B89" w:rsidRPr="1B4DC521">
        <w:rPr>
          <w:rFonts w:ascii="FangSong" w:eastAsia="FangSong" w:hAnsi="FangSong" w:cs="FangSong"/>
          <w:sz w:val="24"/>
        </w:rPr>
        <w:t>采取多项措施</w:t>
      </w:r>
      <w:r w:rsidR="000C3BA4">
        <w:rPr>
          <w:rFonts w:ascii="FangSong" w:eastAsia="FangSong" w:hAnsi="FangSong" w:cs="FangSong" w:hint="eastAsia"/>
          <w:sz w:val="24"/>
        </w:rPr>
        <w:t>,</w:t>
      </w:r>
      <w:r w:rsidR="484B2B89" w:rsidRPr="64DC08A2">
        <w:rPr>
          <w:rFonts w:ascii="FangSong" w:eastAsia="FangSong" w:hAnsi="FangSong" w:cs="FangSong"/>
          <w:sz w:val="24"/>
        </w:rPr>
        <w:t>如</w:t>
      </w:r>
      <w:r w:rsidR="484B2B89" w:rsidRPr="1B4DC521">
        <w:rPr>
          <w:rFonts w:ascii="FangSong" w:eastAsia="FangSong" w:hAnsi="FangSong" w:cs="FangSong"/>
          <w:sz w:val="24"/>
        </w:rPr>
        <w:t>与更多房东、地产中介及物业管理公司建立合作关系，吸引</w:t>
      </w:r>
      <w:r w:rsidR="00650643">
        <w:rPr>
          <w:rFonts w:ascii="FangSong" w:eastAsia="FangSong" w:hAnsi="FangSong" w:cs="FangSong" w:hint="eastAsia"/>
          <w:sz w:val="24"/>
        </w:rPr>
        <w:t>更多</w:t>
      </w:r>
      <w:r w:rsidR="484B2B89" w:rsidRPr="1B4DC521">
        <w:rPr>
          <w:rFonts w:ascii="FangSong" w:eastAsia="FangSong" w:hAnsi="FangSong" w:cs="FangSong"/>
          <w:sz w:val="24"/>
        </w:rPr>
        <w:t>房源。</w:t>
      </w:r>
      <w:r w:rsidR="006E24BA">
        <w:rPr>
          <w:rFonts w:ascii="FangSong" w:eastAsia="FangSong" w:hAnsi="FangSong" w:cs="FangSong" w:hint="eastAsia"/>
          <w:sz w:val="24"/>
        </w:rPr>
        <w:t>此外，友租将</w:t>
      </w:r>
      <w:r w:rsidR="484B2B89" w:rsidRPr="1B4DC521">
        <w:rPr>
          <w:rFonts w:ascii="FangSong" w:eastAsia="FangSong" w:hAnsi="FangSong" w:cs="FangSong"/>
          <w:sz w:val="24"/>
        </w:rPr>
        <w:t>通过社交媒体、留学生社区和校园活动提升品牌知名度，吸引更多用户和房东关注</w:t>
      </w:r>
      <w:r w:rsidR="484B2B89" w:rsidRPr="64DC08A2">
        <w:rPr>
          <w:rFonts w:ascii="FangSong" w:eastAsia="FangSong" w:hAnsi="FangSong" w:cs="FangSong"/>
          <w:sz w:val="24"/>
        </w:rPr>
        <w:t>并</w:t>
      </w:r>
      <w:r w:rsidR="484B2B89" w:rsidRPr="1B4DC521">
        <w:rPr>
          <w:rFonts w:ascii="FangSong" w:eastAsia="FangSong" w:hAnsi="FangSong" w:cs="FangSong"/>
          <w:sz w:val="24"/>
        </w:rPr>
        <w:t>对新入驻的房东</w:t>
      </w:r>
      <w:r w:rsidR="484B2B89" w:rsidRPr="4D7C874E">
        <w:rPr>
          <w:rFonts w:ascii="FangSong" w:eastAsia="FangSong" w:hAnsi="FangSong" w:cs="FangSong"/>
          <w:sz w:val="24"/>
        </w:rPr>
        <w:t>以及</w:t>
      </w:r>
      <w:r w:rsidR="727F9F44" w:rsidRPr="7197AC7C">
        <w:rPr>
          <w:rFonts w:ascii="FangSong" w:eastAsia="FangSong" w:hAnsi="FangSong" w:cs="FangSong"/>
          <w:sz w:val="24"/>
        </w:rPr>
        <w:t>长期</w:t>
      </w:r>
      <w:r w:rsidR="727F9F44" w:rsidRPr="071811EF">
        <w:rPr>
          <w:rFonts w:ascii="FangSong" w:eastAsia="FangSong" w:hAnsi="FangSong" w:cs="FangSong"/>
          <w:sz w:val="24"/>
        </w:rPr>
        <w:t>房东</w:t>
      </w:r>
      <w:r w:rsidR="484B2B89" w:rsidRPr="1B4DC521">
        <w:rPr>
          <w:rFonts w:ascii="FangSong" w:eastAsia="FangSong" w:hAnsi="FangSong" w:cs="FangSong"/>
          <w:sz w:val="24"/>
        </w:rPr>
        <w:t>提供优惠</w:t>
      </w:r>
      <w:r w:rsidR="19539CF2" w:rsidRPr="071811EF">
        <w:rPr>
          <w:rFonts w:ascii="FangSong" w:eastAsia="FangSong" w:hAnsi="FangSong" w:cs="FangSong"/>
          <w:sz w:val="24"/>
        </w:rPr>
        <w:t>政策</w:t>
      </w:r>
      <w:r w:rsidR="19539CF2" w:rsidRPr="35CBEE60">
        <w:rPr>
          <w:rFonts w:ascii="FangSong" w:eastAsia="FangSong" w:hAnsi="FangSong" w:cs="FangSong"/>
          <w:sz w:val="24"/>
        </w:rPr>
        <w:t>，</w:t>
      </w:r>
      <w:r w:rsidR="484B2B89" w:rsidRPr="1B4DC521">
        <w:rPr>
          <w:rFonts w:ascii="FangSong" w:eastAsia="FangSong" w:hAnsi="FangSong" w:cs="FangSong"/>
          <w:sz w:val="24"/>
        </w:rPr>
        <w:t>鼓励他们在平台上发布房源。</w:t>
      </w:r>
    </w:p>
    <w:p w14:paraId="0FED8B20" w14:textId="58287B8A" w:rsidR="4FD223C1" w:rsidRPr="00F854D8" w:rsidRDefault="57A8A22F" w:rsidP="0A459D18">
      <w:pPr>
        <w:pStyle w:val="4"/>
        <w:rPr>
          <w:rFonts w:ascii="FangSong" w:eastAsia="FangSong" w:hAnsi="FangSong"/>
        </w:rPr>
      </w:pPr>
      <w:bookmarkStart w:id="98" w:name="_Toc183727728"/>
      <w:r w:rsidRPr="00F854D8">
        <w:rPr>
          <w:rFonts w:ascii="FangSong" w:eastAsia="FangSong" w:hAnsi="FangSong"/>
        </w:rPr>
        <w:t>3.2.4</w:t>
      </w:r>
      <w:r w:rsidR="06CAF722" w:rsidRPr="00F854D8">
        <w:rPr>
          <w:rFonts w:ascii="FangSong" w:eastAsia="FangSong" w:hAnsi="FangSong"/>
        </w:rPr>
        <w:t>售后服务</w:t>
      </w:r>
      <w:bookmarkEnd w:id="98"/>
    </w:p>
    <w:p w14:paraId="551F9A5A" w14:textId="6734F637" w:rsidR="2BE7B09F" w:rsidRDefault="2BE7B09F" w:rsidP="6B27BF81">
      <w:pPr>
        <w:ind w:firstLine="420"/>
        <w:rPr>
          <w:rFonts w:ascii="FangSong" w:eastAsia="FangSong" w:hAnsi="FangSong" w:cs="FangSong"/>
          <w:sz w:val="24"/>
        </w:rPr>
      </w:pPr>
      <w:r w:rsidRPr="60BE15C6">
        <w:rPr>
          <w:rFonts w:ascii="FangSong" w:eastAsia="FangSong" w:hAnsi="FangSong" w:cs="FangSong"/>
          <w:sz w:val="24"/>
        </w:rPr>
        <w:t>用户在入住后对房屋提出不满意，并寻求</w:t>
      </w:r>
      <w:r w:rsidRPr="6B27BF81">
        <w:rPr>
          <w:rFonts w:ascii="FangSong" w:eastAsia="FangSong" w:hAnsi="FangSong" w:cs="FangSong"/>
          <w:sz w:val="24"/>
        </w:rPr>
        <w:t>平台</w:t>
      </w:r>
      <w:r w:rsidRPr="60BE15C6">
        <w:rPr>
          <w:rFonts w:ascii="FangSong" w:eastAsia="FangSong" w:hAnsi="FangSong" w:cs="FangSong"/>
          <w:sz w:val="24"/>
        </w:rPr>
        <w:t>售后服务，希望重新寻找</w:t>
      </w:r>
      <w:r w:rsidRPr="30566023">
        <w:rPr>
          <w:rFonts w:ascii="FangSong" w:eastAsia="FangSong" w:hAnsi="FangSong" w:cs="FangSong"/>
          <w:sz w:val="24"/>
        </w:rPr>
        <w:t>房</w:t>
      </w:r>
      <w:r w:rsidR="67FB064E" w:rsidRPr="30566023">
        <w:rPr>
          <w:rFonts w:ascii="FangSong" w:eastAsia="FangSong" w:hAnsi="FangSong" w:cs="FangSong"/>
          <w:sz w:val="24"/>
        </w:rPr>
        <w:t>源</w:t>
      </w:r>
      <w:r w:rsidRPr="60BE15C6">
        <w:rPr>
          <w:rFonts w:ascii="FangSong" w:eastAsia="FangSong" w:hAnsi="FangSong" w:cs="FangSong"/>
          <w:sz w:val="24"/>
        </w:rPr>
        <w:t>或提出其他需求。这类不满意的用户若未能得到有效的解决方案，可能会在社交媒体和留学生社区分享负面体验，从而影响平台的声誉，降低潜在新用户的吸引力。</w:t>
      </w:r>
      <w:r w:rsidR="484C1565" w:rsidRPr="67D5F1CB">
        <w:rPr>
          <w:rFonts w:ascii="FangSong" w:eastAsia="FangSong" w:hAnsi="FangSong" w:cs="FangSong"/>
          <w:sz w:val="24"/>
        </w:rPr>
        <w:t>针对</w:t>
      </w:r>
      <w:r w:rsidRPr="60BE15C6">
        <w:rPr>
          <w:rFonts w:ascii="FangSong" w:eastAsia="FangSong" w:hAnsi="FangSong" w:cs="FangSong"/>
          <w:sz w:val="24"/>
        </w:rPr>
        <w:t>这一风险，FRIENT友租</w:t>
      </w:r>
      <w:r w:rsidRPr="6B27BF81">
        <w:rPr>
          <w:rFonts w:ascii="FangSong" w:eastAsia="FangSong" w:hAnsi="FangSong" w:cs="FangSong"/>
          <w:sz w:val="24"/>
        </w:rPr>
        <w:t>需要</w:t>
      </w:r>
      <w:r w:rsidRPr="60BE15C6">
        <w:rPr>
          <w:rFonts w:ascii="FangSong" w:eastAsia="FangSong" w:hAnsi="FangSong" w:cs="FangSong"/>
          <w:sz w:val="24"/>
        </w:rPr>
        <w:t>用户注册时</w:t>
      </w:r>
      <w:r w:rsidR="692D023B" w:rsidRPr="62D1C87A">
        <w:rPr>
          <w:rFonts w:ascii="FangSong" w:eastAsia="FangSong" w:hAnsi="FangSong" w:cs="FangSong"/>
          <w:sz w:val="24"/>
        </w:rPr>
        <w:t>确认</w:t>
      </w:r>
      <w:r w:rsidRPr="286971E6">
        <w:rPr>
          <w:rFonts w:ascii="FangSong" w:eastAsia="FangSong" w:hAnsi="FangSong" w:cs="FangSong"/>
          <w:sz w:val="24"/>
        </w:rPr>
        <w:t>一份</w:t>
      </w:r>
      <w:r w:rsidRPr="60BE15C6">
        <w:rPr>
          <w:rFonts w:ascii="FangSong" w:eastAsia="FangSong" w:hAnsi="FangSong" w:cs="FangSong"/>
          <w:sz w:val="24"/>
        </w:rPr>
        <w:t>同意书，明确售后政策。用户需要点击确认并提供签名，表明他们理解并接受平台的售后条款。同时，</w:t>
      </w:r>
      <w:r w:rsidR="1B16999C" w:rsidRPr="7D04A953">
        <w:rPr>
          <w:rFonts w:ascii="FangSong" w:eastAsia="FangSong" w:hAnsi="FangSong" w:cs="FangSong"/>
          <w:sz w:val="24"/>
        </w:rPr>
        <w:t>我们</w:t>
      </w:r>
      <w:r w:rsidR="1B16999C" w:rsidRPr="0DE9A966">
        <w:rPr>
          <w:rFonts w:ascii="FangSong" w:eastAsia="FangSong" w:hAnsi="FangSong" w:cs="FangSong"/>
          <w:sz w:val="24"/>
        </w:rPr>
        <w:t>会</w:t>
      </w:r>
      <w:r w:rsidRPr="60BE15C6">
        <w:rPr>
          <w:rFonts w:ascii="FangSong" w:eastAsia="FangSong" w:hAnsi="FangSong" w:cs="FangSong"/>
          <w:sz w:val="24"/>
        </w:rPr>
        <w:t>在同意书中提供一些基本的建议或资源，帮助用户在遇到问题时更好地处理，以提升用户的满意度</w:t>
      </w:r>
      <w:r w:rsidRPr="06A90C76">
        <w:rPr>
          <w:rFonts w:ascii="FangSong" w:eastAsia="FangSong" w:hAnsi="FangSong" w:cs="FangSong"/>
          <w:sz w:val="24"/>
        </w:rPr>
        <w:t>。</w:t>
      </w:r>
    </w:p>
    <w:p w14:paraId="7E87BCC7" w14:textId="3FB58D7C" w:rsidR="12CBCD1A" w:rsidRDefault="12CBCD1A" w:rsidP="12CBCD1A">
      <w:pPr>
        <w:rPr>
          <w:rFonts w:ascii="FangSong" w:eastAsia="FangSong" w:hAnsi="FangSong" w:cs="FangSong"/>
          <w:sz w:val="24"/>
        </w:rPr>
      </w:pPr>
    </w:p>
    <w:p w14:paraId="40972409" w14:textId="5FEEB194" w:rsidR="00B65BFA" w:rsidRPr="00F854D8" w:rsidRDefault="00B65BFA" w:rsidP="153822EE">
      <w:pPr>
        <w:pStyle w:val="2"/>
        <w:widowControl/>
        <w:rPr>
          <w:rFonts w:ascii="FangSong" w:eastAsia="FangSong" w:hAnsi="FangSong"/>
          <w:sz w:val="24"/>
          <w:szCs w:val="24"/>
        </w:rPr>
      </w:pPr>
      <w:bookmarkStart w:id="99" w:name="_Toc1290342337"/>
      <w:bookmarkStart w:id="100" w:name="_Toc183727729"/>
      <w:r w:rsidRPr="00F854D8">
        <w:rPr>
          <w:rFonts w:ascii="FangSong" w:eastAsia="FangSong" w:hAnsi="FangSong"/>
        </w:rPr>
        <w:lastRenderedPageBreak/>
        <w:t>4.市场营销策略</w:t>
      </w:r>
      <w:bookmarkEnd w:id="99"/>
      <w:bookmarkEnd w:id="100"/>
    </w:p>
    <w:p w14:paraId="014E3594" w14:textId="071C32A2" w:rsidR="00B65BFA" w:rsidRPr="00987FE3" w:rsidDel="003427F0" w:rsidRDefault="00B65BFA" w:rsidP="00A24225">
      <w:pPr>
        <w:pStyle w:val="3"/>
        <w:rPr>
          <w:del w:id="101" w:author="LIANG, Shanshan [CLC]" w:date="2024-12-04T20:45:00Z"/>
          <w:rFonts w:ascii="FangSong" w:eastAsia="FangSong" w:hAnsi="FangSong"/>
          <w:color w:val="C00000"/>
        </w:rPr>
      </w:pPr>
      <w:bookmarkStart w:id="102" w:name="_Toc569587006"/>
      <w:bookmarkStart w:id="103" w:name="_Toc183727730"/>
      <w:commentRangeStart w:id="104"/>
      <w:del w:id="105" w:author="LIANG, Shanshan [CLC]" w:date="2024-12-04T20:45:00Z">
        <w:r w:rsidRPr="00F854D8" w:rsidDel="003427F0">
          <w:rPr>
            <w:rFonts w:ascii="FangSong" w:eastAsia="FangSong" w:hAnsi="FangSong"/>
          </w:rPr>
          <w:delText>4.1建立合作伙伴关系</w:delText>
        </w:r>
        <w:bookmarkEnd w:id="102"/>
        <w:bookmarkEnd w:id="103"/>
      </w:del>
    </w:p>
    <w:p w14:paraId="74514371" w14:textId="550A148B" w:rsidR="00B65BFA" w:rsidRPr="00F14308" w:rsidDel="003427F0" w:rsidRDefault="00B65BFA" w:rsidP="00AF1B19">
      <w:pPr>
        <w:spacing w:line="276" w:lineRule="auto"/>
        <w:rPr>
          <w:del w:id="106" w:author="LIANG, Shanshan [CLC]" w:date="2024-12-04T20:45:00Z"/>
          <w:rFonts w:ascii="FangSong" w:eastAsia="FangSong" w:hAnsi="FangSong"/>
          <w:sz w:val="24"/>
        </w:rPr>
      </w:pPr>
      <w:del w:id="107" w:author="LIANG, Shanshan [CLC]" w:date="2024-12-04T20:45:00Z">
        <w:r w:rsidRPr="00F14308" w:rsidDel="003427F0">
          <w:rPr>
            <w:rFonts w:ascii="FangSong" w:eastAsia="FangSong" w:hAnsi="FangSong"/>
            <w:sz w:val="24"/>
          </w:rPr>
          <w:tab/>
          <w:delText>我们的目标用户为来港留学生，</w:delText>
        </w:r>
        <w:r w:rsidR="00BE7350" w:rsidRPr="00F14308" w:rsidDel="003427F0">
          <w:rPr>
            <w:rFonts w:ascii="FangSong" w:eastAsia="FangSong" w:hAnsi="FangSong"/>
            <w:sz w:val="24"/>
          </w:rPr>
          <w:delText>我们的主要合作对象</w:delText>
        </w:r>
        <w:r w:rsidR="00BE7350" w:rsidDel="003427F0">
          <w:rPr>
            <w:rFonts w:ascii="FangSong" w:eastAsia="FangSong" w:hAnsi="FangSong" w:hint="eastAsia"/>
            <w:sz w:val="24"/>
          </w:rPr>
          <w:delText>为</w:delText>
        </w:r>
        <w:r w:rsidRPr="00F14308" w:rsidDel="003427F0">
          <w:rPr>
            <w:rFonts w:ascii="FangSong" w:eastAsia="FangSong" w:hAnsi="FangSong"/>
            <w:sz w:val="24"/>
          </w:rPr>
          <w:delText>大学</w:delText>
        </w:r>
        <w:r w:rsidR="00BE7350" w:rsidDel="003427F0">
          <w:rPr>
            <w:rFonts w:ascii="FangSong" w:eastAsia="FangSong" w:hAnsi="FangSong" w:hint="eastAsia"/>
            <w:sz w:val="24"/>
          </w:rPr>
          <w:delText>与</w:delText>
        </w:r>
        <w:r w:rsidRPr="00F14308" w:rsidDel="003427F0">
          <w:rPr>
            <w:rFonts w:ascii="FangSong" w:eastAsia="FangSong" w:hAnsi="FangSong"/>
            <w:sz w:val="24"/>
          </w:rPr>
          <w:delText>学生宿舍等。通过建立良好的伙伴关系，并一同实施合作计划，我们在为来港留学生解决租房问题的同时，</w:delText>
        </w:r>
        <w:r w:rsidR="00F27BE4" w:rsidDel="003427F0">
          <w:rPr>
            <w:rFonts w:ascii="FangSong" w:eastAsia="FangSong" w:hAnsi="FangSong" w:hint="eastAsia"/>
            <w:sz w:val="24"/>
          </w:rPr>
          <w:delText>为</w:delText>
        </w:r>
        <w:r w:rsidRPr="00F14308" w:rsidDel="003427F0">
          <w:rPr>
            <w:rFonts w:ascii="FangSong" w:eastAsia="FangSong" w:hAnsi="FangSong"/>
            <w:sz w:val="24"/>
          </w:rPr>
          <w:delText>大学提供额外渠道</w:delText>
        </w:r>
        <w:r w:rsidR="00A31684" w:rsidRPr="00F14308" w:rsidDel="003427F0">
          <w:rPr>
            <w:rFonts w:ascii="FangSong" w:eastAsia="FangSong" w:hAnsi="FangSong"/>
            <w:sz w:val="24"/>
          </w:rPr>
          <w:delText>解决</w:delText>
        </w:r>
        <w:r w:rsidRPr="00F14308" w:rsidDel="003427F0">
          <w:rPr>
            <w:rFonts w:ascii="FangSong" w:eastAsia="FangSong" w:hAnsi="FangSong"/>
            <w:sz w:val="24"/>
          </w:rPr>
          <w:delText>本校学生租房问题</w:delText>
        </w:r>
        <w:r w:rsidR="00A31684" w:rsidDel="003427F0">
          <w:rPr>
            <w:rFonts w:ascii="FangSong" w:eastAsia="FangSong" w:hAnsi="FangSong" w:hint="eastAsia"/>
            <w:sz w:val="24"/>
          </w:rPr>
          <w:delText>。</w:delText>
        </w:r>
      </w:del>
      <w:commentRangeEnd w:id="104"/>
      <w:r w:rsidR="003427F0">
        <w:rPr>
          <w:rStyle w:val="af8"/>
        </w:rPr>
        <w:commentReference w:id="104"/>
      </w:r>
    </w:p>
    <w:p w14:paraId="6C953B33" w14:textId="5815E6B3" w:rsidR="00B65BFA" w:rsidRPr="00987FE3" w:rsidRDefault="00B65BFA" w:rsidP="00A24225">
      <w:pPr>
        <w:pStyle w:val="3"/>
        <w:rPr>
          <w:rFonts w:ascii="FangSong" w:eastAsia="FangSong" w:hAnsi="FangSong"/>
          <w:color w:val="C00000"/>
        </w:rPr>
      </w:pPr>
      <w:bookmarkStart w:id="108" w:name="_Toc890682210"/>
      <w:bookmarkStart w:id="109" w:name="_Toc183727731"/>
      <w:r w:rsidRPr="00F854D8">
        <w:rPr>
          <w:rFonts w:ascii="FangSong" w:eastAsia="FangSong" w:hAnsi="FangSong"/>
        </w:rPr>
        <w:t>4.2优惠券和促销</w:t>
      </w:r>
      <w:r w:rsidRPr="00987FE3">
        <w:rPr>
          <w:rFonts w:ascii="FangSong" w:eastAsia="FangSong" w:hAnsi="FangSong" w:hint="eastAsia"/>
          <w:color w:val="C00000"/>
        </w:rPr>
        <w:t>体验</w:t>
      </w:r>
      <w:r w:rsidRPr="00987FE3">
        <w:rPr>
          <w:rFonts w:ascii="FangSong" w:eastAsia="FangSong" w:hAnsi="FangSong"/>
          <w:color w:val="C00000"/>
        </w:rPr>
        <w:t>活动</w:t>
      </w:r>
      <w:bookmarkEnd w:id="108"/>
      <w:bookmarkEnd w:id="109"/>
    </w:p>
    <w:p w14:paraId="34574BD5" w14:textId="57C18B99" w:rsidR="00B65BFA" w:rsidRPr="00F14308" w:rsidRDefault="00B65BFA" w:rsidP="006D0788">
      <w:pPr>
        <w:spacing w:line="276" w:lineRule="auto"/>
        <w:ind w:firstLine="420"/>
        <w:rPr>
          <w:rFonts w:ascii="FangSong" w:eastAsia="FangSong" w:hAnsi="FangSong"/>
          <w:sz w:val="24"/>
        </w:rPr>
      </w:pPr>
      <w:r w:rsidRPr="00F14308">
        <w:rPr>
          <w:rFonts w:ascii="FangSong" w:eastAsia="FangSong" w:hAnsi="FangSong" w:hint="eastAsia"/>
          <w:sz w:val="24"/>
        </w:rPr>
        <w:t>我们将定期推出开学季优惠券和特别促销活动，</w:t>
      </w:r>
      <w:r w:rsidR="001D3F15">
        <w:rPr>
          <w:rFonts w:ascii="FangSong" w:eastAsia="FangSong" w:hAnsi="FangSong" w:hint="eastAsia"/>
          <w:sz w:val="24"/>
        </w:rPr>
        <w:t>并</w:t>
      </w:r>
      <w:commentRangeStart w:id="110"/>
      <w:r w:rsidRPr="00F14308">
        <w:rPr>
          <w:rFonts w:ascii="FangSong" w:eastAsia="FangSong" w:hAnsi="FangSong" w:hint="eastAsia"/>
          <w:sz w:val="24"/>
        </w:rPr>
        <w:t>与</w:t>
      </w:r>
      <w:r w:rsidR="001D3F15">
        <w:rPr>
          <w:rFonts w:ascii="FangSong" w:eastAsia="FangSong" w:hAnsi="FangSong" w:hint="eastAsia"/>
          <w:sz w:val="24"/>
        </w:rPr>
        <w:t>学生组织</w:t>
      </w:r>
      <w:r w:rsidRPr="00F14308">
        <w:rPr>
          <w:rFonts w:ascii="FangSong" w:eastAsia="FangSong" w:hAnsi="FangSong" w:hint="eastAsia"/>
          <w:sz w:val="24"/>
        </w:rPr>
        <w:t>和</w:t>
      </w:r>
      <w:r w:rsidR="009736E4">
        <w:rPr>
          <w:rFonts w:ascii="FangSong" w:eastAsia="FangSong" w:hAnsi="FangSong" w:hint="eastAsia"/>
          <w:sz w:val="24"/>
        </w:rPr>
        <w:t>学生宿舍</w:t>
      </w:r>
      <w:r w:rsidRPr="00F14308">
        <w:rPr>
          <w:rFonts w:ascii="FangSong" w:eastAsia="FangSong" w:hAnsi="FangSong" w:hint="eastAsia"/>
          <w:sz w:val="24"/>
        </w:rPr>
        <w:t>合作</w:t>
      </w:r>
      <w:commentRangeEnd w:id="110"/>
      <w:r w:rsidR="003427F0">
        <w:rPr>
          <w:rStyle w:val="af8"/>
        </w:rPr>
        <w:commentReference w:id="110"/>
      </w:r>
      <w:r w:rsidRPr="00F14308">
        <w:rPr>
          <w:rFonts w:ascii="FangSong" w:eastAsia="FangSong" w:hAnsi="FangSong" w:hint="eastAsia"/>
          <w:sz w:val="24"/>
        </w:rPr>
        <w:t>。在开学季和暑假期间，我们将在社交媒体上宣传并提供折扣优惠。例如，</w:t>
      </w:r>
      <w:r w:rsidR="00CE05C0">
        <w:rPr>
          <w:rFonts w:ascii="FangSong" w:eastAsia="FangSong" w:hAnsi="FangSong" w:hint="eastAsia"/>
          <w:sz w:val="24"/>
        </w:rPr>
        <w:t>如果</w:t>
      </w:r>
      <w:r w:rsidRPr="00AF1B19">
        <w:rPr>
          <w:rFonts w:ascii="FangSong" w:eastAsia="FangSong" w:hAnsi="FangSong" w:hint="eastAsia"/>
          <w:sz w:val="24"/>
        </w:rPr>
        <w:t>学</w:t>
      </w:r>
      <w:r w:rsidRPr="00F14308">
        <w:rPr>
          <w:rFonts w:ascii="FangSong" w:eastAsia="FangSong" w:hAnsi="FangSong" w:hint="eastAsia"/>
          <w:sz w:val="24"/>
        </w:rPr>
        <w:t>生通过</w:t>
      </w:r>
      <w:r w:rsidR="00023BFE">
        <w:rPr>
          <w:rFonts w:ascii="FangSong" w:eastAsia="FangSong" w:hAnsi="FangSong" w:hint="eastAsia"/>
          <w:sz w:val="24"/>
        </w:rPr>
        <w:t>学生组织</w:t>
      </w:r>
      <w:r w:rsidRPr="00F14308">
        <w:rPr>
          <w:rFonts w:ascii="FangSong" w:eastAsia="FangSong" w:hAnsi="FangSong" w:hint="eastAsia"/>
          <w:sz w:val="24"/>
        </w:rPr>
        <w:t>渠道了解并使用我们的应用程序，我们将给予</w:t>
      </w:r>
      <w:r w:rsidRPr="00F14308">
        <w:rPr>
          <w:rFonts w:ascii="FangSong" w:eastAsia="FangSong" w:hAnsi="FangSong"/>
          <w:sz w:val="24"/>
        </w:rPr>
        <w:t>30 HKD的无门槛优惠</w:t>
      </w:r>
      <w:r w:rsidR="003672A4">
        <w:rPr>
          <w:rFonts w:ascii="FangSong" w:eastAsia="FangSong" w:hAnsi="FangSong" w:hint="eastAsia"/>
          <w:sz w:val="24"/>
        </w:rPr>
        <w:t>卷</w:t>
      </w:r>
      <w:r w:rsidRPr="00F14308">
        <w:rPr>
          <w:rFonts w:ascii="FangSong" w:eastAsia="FangSong" w:hAnsi="FangSong"/>
          <w:sz w:val="24"/>
        </w:rPr>
        <w:t>，以便</w:t>
      </w:r>
      <w:r w:rsidR="00023BFE">
        <w:rPr>
          <w:rFonts w:ascii="FangSong" w:eastAsia="FangSong" w:hAnsi="FangSong" w:hint="eastAsia"/>
          <w:sz w:val="24"/>
        </w:rPr>
        <w:t>其</w:t>
      </w:r>
      <w:r w:rsidRPr="00F14308">
        <w:rPr>
          <w:rFonts w:ascii="FangSong" w:eastAsia="FangSong" w:hAnsi="FangSong"/>
          <w:sz w:val="24"/>
        </w:rPr>
        <w:t>使用我们的AI匹配功能。</w:t>
      </w:r>
      <w:del w:id="111" w:author="LIANG, Shanshan [CLC]" w:date="2024-12-04T20:44:00Z">
        <w:r w:rsidR="000B61B6" w:rsidDel="003427F0">
          <w:rPr>
            <w:rFonts w:ascii="FangSong" w:eastAsia="FangSong" w:hAnsi="FangSong" w:hint="eastAsia"/>
            <w:sz w:val="24"/>
          </w:rPr>
          <w:delText>此类</w:delText>
        </w:r>
        <w:r w:rsidRPr="00F14308" w:rsidDel="003427F0">
          <w:rPr>
            <w:rFonts w:ascii="FangSong" w:eastAsia="FangSong" w:hAnsi="FangSong"/>
            <w:sz w:val="24"/>
          </w:rPr>
          <w:delText>特别优惠将有助于吸引更多来港留学生使用我们的应用，提升</w:delText>
        </w:r>
        <w:r w:rsidR="000B61B6" w:rsidDel="003427F0">
          <w:rPr>
            <w:rFonts w:ascii="FangSong" w:eastAsia="FangSong" w:hAnsi="FangSong" w:hint="eastAsia"/>
            <w:sz w:val="24"/>
          </w:rPr>
          <w:delText>产品</w:delText>
        </w:r>
        <w:r w:rsidRPr="00F14308" w:rsidDel="003427F0">
          <w:rPr>
            <w:rFonts w:ascii="FangSong" w:eastAsia="FangSong" w:hAnsi="FangSong"/>
            <w:sz w:val="24"/>
          </w:rPr>
          <w:delText>吸引力。</w:delText>
        </w:r>
      </w:del>
      <w:r w:rsidRPr="00F14308">
        <w:rPr>
          <w:rFonts w:ascii="FangSong" w:eastAsia="FangSong" w:hAnsi="FangSong" w:hint="eastAsia"/>
          <w:sz w:val="24"/>
        </w:rPr>
        <w:t>在产品上线</w:t>
      </w:r>
      <w:r w:rsidR="007C7251">
        <w:rPr>
          <w:rFonts w:ascii="FangSong" w:eastAsia="FangSong" w:hAnsi="FangSong" w:hint="eastAsia"/>
          <w:sz w:val="24"/>
        </w:rPr>
        <w:t>前</w:t>
      </w:r>
      <w:r w:rsidRPr="00F14308">
        <w:rPr>
          <w:rFonts w:ascii="FangSong" w:eastAsia="FangSong" w:hAnsi="FangSong" w:hint="eastAsia"/>
          <w:sz w:val="24"/>
        </w:rPr>
        <w:t>两个月</w:t>
      </w:r>
      <w:r w:rsidR="007C7251">
        <w:rPr>
          <w:rFonts w:ascii="FangSong" w:eastAsia="FangSong" w:hAnsi="FangSong" w:hint="eastAsia"/>
          <w:sz w:val="24"/>
        </w:rPr>
        <w:t>内</w:t>
      </w:r>
      <w:r w:rsidRPr="00F14308">
        <w:rPr>
          <w:rFonts w:ascii="FangSong" w:eastAsia="FangSong" w:hAnsi="FangSong" w:hint="eastAsia"/>
          <w:sz w:val="24"/>
        </w:rPr>
        <w:t>，我们将每天抽取</w:t>
      </w:r>
      <w:r w:rsidRPr="00F14308">
        <w:rPr>
          <w:rFonts w:ascii="FangSong" w:eastAsia="FangSong" w:hAnsi="FangSong"/>
          <w:sz w:val="24"/>
        </w:rPr>
        <w:t>20位活跃用户免费体验一次我们的AI室友匹配服务。参与抽奖的用户需满足</w:t>
      </w:r>
      <w:r w:rsidR="00925871">
        <w:rPr>
          <w:rFonts w:ascii="FangSong" w:eastAsia="FangSong" w:hAnsi="FangSong" w:hint="eastAsia"/>
          <w:sz w:val="24"/>
        </w:rPr>
        <w:t>一定</w:t>
      </w:r>
      <w:r w:rsidRPr="00F14308">
        <w:rPr>
          <w:rFonts w:ascii="FangSong" w:eastAsia="FangSong" w:hAnsi="FangSong"/>
          <w:sz w:val="24"/>
        </w:rPr>
        <w:t>注册天数或关注我们的社交媒体账号</w:t>
      </w:r>
      <w:r w:rsidR="00B56DF5">
        <w:rPr>
          <w:rFonts w:ascii="FangSong" w:eastAsia="FangSong" w:hAnsi="FangSong" w:hint="eastAsia"/>
          <w:sz w:val="24"/>
        </w:rPr>
        <w:t>等</w:t>
      </w:r>
      <w:r w:rsidRPr="00F14308">
        <w:rPr>
          <w:rFonts w:ascii="FangSong" w:eastAsia="FangSong" w:hAnsi="FangSong"/>
          <w:sz w:val="24"/>
        </w:rPr>
        <w:t>条件</w:t>
      </w:r>
      <w:r w:rsidR="002D1AB3">
        <w:rPr>
          <w:rFonts w:ascii="FangSong" w:eastAsia="FangSong" w:hAnsi="FangSong" w:hint="eastAsia"/>
          <w:sz w:val="24"/>
        </w:rPr>
        <w:t>，以</w:t>
      </w:r>
      <w:r w:rsidR="007C7251">
        <w:rPr>
          <w:rFonts w:ascii="FangSong" w:eastAsia="FangSong" w:hAnsi="FangSong" w:hint="eastAsia"/>
          <w:sz w:val="24"/>
        </w:rPr>
        <w:t>保证用户活跃度</w:t>
      </w:r>
      <w:r w:rsidRPr="00F14308">
        <w:rPr>
          <w:rFonts w:ascii="FangSong" w:eastAsia="FangSong" w:hAnsi="FangSong"/>
          <w:sz w:val="24"/>
        </w:rPr>
        <w:t>。</w:t>
      </w:r>
    </w:p>
    <w:p w14:paraId="1404EA5F" w14:textId="19FF56FF" w:rsidR="00B65BFA" w:rsidRPr="00987FE3" w:rsidRDefault="00B65BFA" w:rsidP="00A24225">
      <w:pPr>
        <w:pStyle w:val="3"/>
        <w:rPr>
          <w:rFonts w:ascii="FangSong" w:eastAsia="FangSong" w:hAnsi="FangSong"/>
          <w:color w:val="C00000"/>
        </w:rPr>
      </w:pPr>
      <w:bookmarkStart w:id="112" w:name="_Toc840886954"/>
      <w:bookmarkStart w:id="113" w:name="_Toc183727732"/>
      <w:r w:rsidRPr="00F854D8">
        <w:rPr>
          <w:rFonts w:ascii="FangSong" w:eastAsia="FangSong" w:hAnsi="FangSong"/>
        </w:rPr>
        <w:t>4.3用户推</w:t>
      </w:r>
      <w:r w:rsidR="00987FE3">
        <w:rPr>
          <w:rFonts w:ascii="FangSong" w:eastAsia="FangSong" w:hAnsi="FangSong" w:hint="eastAsia"/>
          <w:color w:val="C00000"/>
        </w:rPr>
        <w:t>广</w:t>
      </w:r>
      <w:bookmarkEnd w:id="112"/>
      <w:bookmarkEnd w:id="113"/>
    </w:p>
    <w:p w14:paraId="4DE1FABD" w14:textId="11B39D09" w:rsidR="00B65BFA" w:rsidRPr="00F14308" w:rsidRDefault="00B65BFA" w:rsidP="00436D3D">
      <w:pPr>
        <w:spacing w:line="276" w:lineRule="auto"/>
        <w:ind w:firstLineChars="200" w:firstLine="480"/>
        <w:rPr>
          <w:rFonts w:ascii="FangSong" w:eastAsia="FangSong" w:hAnsi="FangSong"/>
          <w:sz w:val="24"/>
        </w:rPr>
      </w:pPr>
      <w:r w:rsidRPr="00F14308">
        <w:rPr>
          <w:rFonts w:ascii="FangSong" w:eastAsia="FangSong" w:hAnsi="FangSong" w:hint="eastAsia"/>
          <w:sz w:val="24"/>
        </w:rPr>
        <w:t>每</w:t>
      </w:r>
      <w:r w:rsidR="006D0788">
        <w:rPr>
          <w:rFonts w:ascii="FangSong" w:eastAsia="FangSong" w:hAnsi="FangSong" w:hint="eastAsia"/>
          <w:sz w:val="24"/>
        </w:rPr>
        <w:t>位</w:t>
      </w:r>
      <w:r w:rsidRPr="00F14308">
        <w:rPr>
          <w:rFonts w:ascii="FangSong" w:eastAsia="FangSong" w:hAnsi="FangSong" w:hint="eastAsia"/>
          <w:sz w:val="24"/>
        </w:rPr>
        <w:t>用户</w:t>
      </w:r>
      <w:r w:rsidR="006D0788">
        <w:rPr>
          <w:rFonts w:ascii="FangSong" w:eastAsia="FangSong" w:hAnsi="FangSong" w:hint="eastAsia"/>
          <w:sz w:val="24"/>
        </w:rPr>
        <w:t>均拥有其</w:t>
      </w:r>
      <w:r w:rsidRPr="00F14308">
        <w:rPr>
          <w:rFonts w:ascii="FangSong" w:eastAsia="FangSong" w:hAnsi="FangSong" w:hint="eastAsia"/>
          <w:sz w:val="24"/>
        </w:rPr>
        <w:t>专属推广码，凡有新用户通过推广码创建账户，</w:t>
      </w:r>
      <w:r w:rsidR="00AE271B">
        <w:rPr>
          <w:rFonts w:ascii="FangSong" w:eastAsia="FangSong" w:hAnsi="FangSong" w:hint="eastAsia"/>
          <w:sz w:val="24"/>
        </w:rPr>
        <w:t>二者均</w:t>
      </w:r>
      <w:r w:rsidRPr="00F14308">
        <w:rPr>
          <w:rFonts w:ascii="FangSong" w:eastAsia="FangSong" w:hAnsi="FangSong" w:hint="eastAsia"/>
          <w:sz w:val="24"/>
        </w:rPr>
        <w:t>可获得一张</w:t>
      </w:r>
      <w:r w:rsidRPr="00F14308">
        <w:rPr>
          <w:rFonts w:ascii="FangSong" w:eastAsia="FangSong" w:hAnsi="FangSong"/>
          <w:sz w:val="24"/>
        </w:rPr>
        <w:t>50 HKD的无门槛优惠卷</w:t>
      </w:r>
      <w:r w:rsidR="00D86FC8">
        <w:rPr>
          <w:rFonts w:ascii="FangSong" w:eastAsia="FangSong" w:hAnsi="FangSong" w:hint="eastAsia"/>
          <w:sz w:val="24"/>
        </w:rPr>
        <w:t>。</w:t>
      </w:r>
      <w:r w:rsidRPr="00F14308">
        <w:rPr>
          <w:rFonts w:ascii="FangSong" w:eastAsia="FangSong" w:hAnsi="FangSong"/>
          <w:sz w:val="24"/>
        </w:rPr>
        <w:t>通过此方式可获得的优惠卷</w:t>
      </w:r>
      <w:r w:rsidR="00436D3D">
        <w:rPr>
          <w:rFonts w:ascii="FangSong" w:eastAsia="FangSong" w:hAnsi="FangSong" w:hint="eastAsia"/>
          <w:sz w:val="24"/>
        </w:rPr>
        <w:t>数量</w:t>
      </w:r>
      <w:r w:rsidRPr="00F14308">
        <w:rPr>
          <w:rFonts w:ascii="FangSong" w:eastAsia="FangSong" w:hAnsi="FangSong"/>
          <w:sz w:val="24"/>
        </w:rPr>
        <w:t>无上限。</w:t>
      </w:r>
      <w:r w:rsidRPr="00F14308">
        <w:rPr>
          <w:rFonts w:ascii="FangSong" w:eastAsia="FangSong" w:hAnsi="FangSong" w:hint="eastAsia"/>
          <w:sz w:val="24"/>
        </w:rPr>
        <w:t>每一名用户</w:t>
      </w:r>
      <w:r w:rsidR="00494A0C">
        <w:rPr>
          <w:rFonts w:ascii="FangSong" w:eastAsia="FangSong" w:hAnsi="FangSong" w:hint="eastAsia"/>
          <w:sz w:val="24"/>
        </w:rPr>
        <w:t>进行</w:t>
      </w:r>
      <w:r w:rsidRPr="00F14308">
        <w:rPr>
          <w:rFonts w:ascii="FangSong" w:eastAsia="FangSong" w:hAnsi="FangSong"/>
          <w:sz w:val="24"/>
        </w:rPr>
        <w:t>AI匹配</w:t>
      </w:r>
      <w:r w:rsidR="008D326A">
        <w:rPr>
          <w:rFonts w:ascii="FangSong" w:eastAsia="FangSong" w:hAnsi="FangSong" w:hint="eastAsia"/>
          <w:sz w:val="24"/>
        </w:rPr>
        <w:t>的使用情况均</w:t>
      </w:r>
      <w:r w:rsidRPr="00F14308">
        <w:rPr>
          <w:rFonts w:ascii="FangSong" w:eastAsia="FangSong" w:hAnsi="FangSong"/>
          <w:sz w:val="24"/>
        </w:rPr>
        <w:t>会</w:t>
      </w:r>
      <w:r w:rsidR="00D92FF5">
        <w:rPr>
          <w:rFonts w:ascii="FangSong" w:eastAsia="FangSong" w:hAnsi="FangSong" w:hint="eastAsia"/>
          <w:sz w:val="24"/>
        </w:rPr>
        <w:t>被妥善</w:t>
      </w:r>
      <w:r w:rsidRPr="00F14308">
        <w:rPr>
          <w:rFonts w:ascii="FangSong" w:eastAsia="FangSong" w:hAnsi="FangSong"/>
          <w:sz w:val="24"/>
        </w:rPr>
        <w:t>记录，</w:t>
      </w:r>
      <w:commentRangeStart w:id="114"/>
      <w:r w:rsidRPr="00F14308">
        <w:rPr>
          <w:rFonts w:ascii="FangSong" w:eastAsia="FangSong" w:hAnsi="FangSong"/>
          <w:sz w:val="24"/>
        </w:rPr>
        <w:t>达到特定次数时我们会回馈资深用户相应的折扣或奖金</w:t>
      </w:r>
      <w:commentRangeEnd w:id="114"/>
      <w:r w:rsidR="00030C01">
        <w:rPr>
          <w:rStyle w:val="af8"/>
        </w:rPr>
        <w:commentReference w:id="114"/>
      </w:r>
      <w:r w:rsidRPr="00F14308">
        <w:rPr>
          <w:rFonts w:ascii="FangSong" w:eastAsia="FangSong" w:hAnsi="FangSong"/>
          <w:sz w:val="24"/>
        </w:rPr>
        <w:t>。</w:t>
      </w:r>
    </w:p>
    <w:p w14:paraId="715D0A1C" w14:textId="6563331E" w:rsidR="00B65BFA" w:rsidRPr="00987FE3" w:rsidRDefault="00B65BFA" w:rsidP="00A24225">
      <w:pPr>
        <w:pStyle w:val="3"/>
        <w:rPr>
          <w:rFonts w:ascii="FangSong" w:eastAsia="FangSong" w:hAnsi="FangSong"/>
          <w:color w:val="C00000"/>
        </w:rPr>
      </w:pPr>
      <w:bookmarkStart w:id="115" w:name="_Toc371188548"/>
      <w:bookmarkStart w:id="116" w:name="_Toc183727733"/>
      <w:r w:rsidRPr="00F854D8">
        <w:rPr>
          <w:rFonts w:ascii="FangSong" w:eastAsia="FangSong" w:hAnsi="FangSong"/>
        </w:rPr>
        <w:t>4.4宣传和反馈渠道</w:t>
      </w:r>
      <w:bookmarkEnd w:id="115"/>
      <w:bookmarkEnd w:id="116"/>
    </w:p>
    <w:p w14:paraId="1959D221" w14:textId="7F43B1F9" w:rsidR="00B65BFA" w:rsidRPr="00F14308" w:rsidRDefault="00B65BFA" w:rsidP="00AF1B19">
      <w:pPr>
        <w:spacing w:line="276" w:lineRule="auto"/>
        <w:rPr>
          <w:rFonts w:ascii="FangSong" w:eastAsia="FangSong" w:hAnsi="FangSong"/>
          <w:sz w:val="24"/>
        </w:rPr>
      </w:pPr>
      <w:r w:rsidRPr="00F14308">
        <w:rPr>
          <w:rFonts w:ascii="FangSong" w:eastAsia="FangSong" w:hAnsi="FangSong"/>
          <w:sz w:val="24"/>
        </w:rPr>
        <w:tab/>
      </w:r>
      <w:r w:rsidR="00D17DB7">
        <w:rPr>
          <w:rFonts w:ascii="FangSong" w:eastAsia="FangSong" w:hAnsi="FangSong"/>
          <w:sz w:val="24"/>
        </w:rPr>
        <w:t xml:space="preserve"> </w:t>
      </w:r>
      <w:r w:rsidRPr="00F14308">
        <w:rPr>
          <w:rFonts w:ascii="FangSong" w:eastAsia="FangSong" w:hAnsi="FangSong"/>
          <w:sz w:val="24"/>
        </w:rPr>
        <w:t>我</w:t>
      </w:r>
      <w:r w:rsidR="0027626C">
        <w:rPr>
          <w:rFonts w:ascii="FangSong" w:eastAsia="FangSong" w:hAnsi="FangSong" w:hint="eastAsia"/>
          <w:sz w:val="24"/>
        </w:rPr>
        <w:t>司</w:t>
      </w:r>
      <w:r w:rsidR="0032424B">
        <w:rPr>
          <w:rFonts w:ascii="FangSong" w:eastAsia="FangSong" w:hAnsi="FangSong" w:hint="eastAsia"/>
          <w:sz w:val="24"/>
        </w:rPr>
        <w:t>将</w:t>
      </w:r>
      <w:r w:rsidRPr="00F14308">
        <w:rPr>
          <w:rFonts w:ascii="FangSong" w:eastAsia="FangSong" w:hAnsi="FangSong"/>
          <w:sz w:val="24"/>
        </w:rPr>
        <w:t>通过小红书等</w:t>
      </w:r>
      <w:r w:rsidR="00D06443">
        <w:rPr>
          <w:rFonts w:ascii="FangSong" w:eastAsia="FangSong" w:hAnsi="FangSong" w:hint="eastAsia"/>
          <w:sz w:val="24"/>
        </w:rPr>
        <w:t>社交</w:t>
      </w:r>
      <w:r w:rsidR="00981E17">
        <w:rPr>
          <w:rFonts w:ascii="FangSong" w:eastAsia="FangSong" w:hAnsi="FangSong" w:hint="eastAsia"/>
          <w:sz w:val="24"/>
        </w:rPr>
        <w:t>平台</w:t>
      </w:r>
      <w:r w:rsidR="00AB6B7E">
        <w:rPr>
          <w:rFonts w:ascii="FangSong" w:eastAsia="FangSong" w:hAnsi="FangSong" w:hint="eastAsia"/>
          <w:sz w:val="24"/>
        </w:rPr>
        <w:t>投放</w:t>
      </w:r>
      <w:r w:rsidR="004B4E01">
        <w:rPr>
          <w:rFonts w:ascii="FangSong" w:eastAsia="FangSong" w:hAnsi="FangSong" w:hint="eastAsia"/>
          <w:sz w:val="24"/>
        </w:rPr>
        <w:t>广告</w:t>
      </w:r>
      <w:r w:rsidRPr="00F14308">
        <w:rPr>
          <w:rFonts w:ascii="FangSong" w:eastAsia="FangSong" w:hAnsi="FangSong"/>
          <w:sz w:val="24"/>
        </w:rPr>
        <w:t>，</w:t>
      </w:r>
      <w:r w:rsidR="00981E17">
        <w:rPr>
          <w:rFonts w:ascii="FangSong" w:eastAsia="FangSong" w:hAnsi="FangSong" w:hint="eastAsia"/>
          <w:sz w:val="24"/>
        </w:rPr>
        <w:t>内容将</w:t>
      </w:r>
      <w:r w:rsidRPr="00F14308">
        <w:rPr>
          <w:rFonts w:ascii="FangSong" w:eastAsia="FangSong" w:hAnsi="FangSong"/>
          <w:sz w:val="24"/>
        </w:rPr>
        <w:t>包括平台</w:t>
      </w:r>
      <w:r w:rsidR="00981E17">
        <w:rPr>
          <w:rFonts w:ascii="FangSong" w:eastAsia="FangSong" w:hAnsi="FangSong" w:hint="eastAsia"/>
          <w:sz w:val="24"/>
        </w:rPr>
        <w:t>基本信息</w:t>
      </w:r>
      <w:r w:rsidR="00497172">
        <w:rPr>
          <w:rFonts w:ascii="FangSong" w:eastAsia="FangSong" w:hAnsi="FangSong" w:hint="eastAsia"/>
          <w:sz w:val="24"/>
        </w:rPr>
        <w:t>和</w:t>
      </w:r>
      <w:r w:rsidR="0010397E">
        <w:rPr>
          <w:rFonts w:ascii="FangSong" w:eastAsia="FangSong" w:hAnsi="FangSong" w:hint="eastAsia"/>
          <w:sz w:val="24"/>
        </w:rPr>
        <w:t>应用</w:t>
      </w:r>
      <w:r w:rsidRPr="00F14308">
        <w:rPr>
          <w:rFonts w:ascii="FangSong" w:eastAsia="FangSong" w:hAnsi="FangSong"/>
          <w:sz w:val="24"/>
        </w:rPr>
        <w:t>使用方法</w:t>
      </w:r>
      <w:r w:rsidR="00981E17">
        <w:rPr>
          <w:rFonts w:ascii="FangSong" w:eastAsia="FangSong" w:hAnsi="FangSong" w:hint="eastAsia"/>
          <w:sz w:val="24"/>
        </w:rPr>
        <w:t>介绍</w:t>
      </w:r>
      <w:r w:rsidR="00497172">
        <w:rPr>
          <w:rFonts w:ascii="FangSong" w:eastAsia="FangSong" w:hAnsi="FangSong" w:hint="eastAsia"/>
          <w:sz w:val="24"/>
        </w:rPr>
        <w:t>，并委托知名博主及栏目</w:t>
      </w:r>
      <w:r w:rsidR="003D28F1">
        <w:rPr>
          <w:rFonts w:ascii="FangSong" w:eastAsia="FangSong" w:hAnsi="FangSong" w:hint="eastAsia"/>
          <w:sz w:val="24"/>
        </w:rPr>
        <w:t>体验</w:t>
      </w:r>
      <w:r w:rsidR="007D5C02">
        <w:rPr>
          <w:rFonts w:ascii="FangSong" w:eastAsia="FangSong" w:hAnsi="FangSong" w:hint="eastAsia"/>
          <w:sz w:val="24"/>
        </w:rPr>
        <w:t>并推广</w:t>
      </w:r>
      <w:r w:rsidR="003D28F1">
        <w:rPr>
          <w:rFonts w:ascii="FangSong" w:eastAsia="FangSong" w:hAnsi="FangSong" w:hint="eastAsia"/>
          <w:sz w:val="24"/>
        </w:rPr>
        <w:t>我们的</w:t>
      </w:r>
      <w:r w:rsidR="0032424B">
        <w:rPr>
          <w:rFonts w:ascii="FangSong" w:eastAsia="FangSong" w:hAnsi="FangSong" w:hint="eastAsia"/>
          <w:sz w:val="24"/>
        </w:rPr>
        <w:t>产品</w:t>
      </w:r>
      <w:r w:rsidRPr="00F14308">
        <w:rPr>
          <w:rFonts w:ascii="FangSong" w:eastAsia="FangSong" w:hAnsi="FangSong"/>
          <w:sz w:val="24"/>
        </w:rPr>
        <w:t xml:space="preserve">。 </w:t>
      </w:r>
      <w:r w:rsidR="00D06443">
        <w:rPr>
          <w:rFonts w:ascii="FangSong" w:eastAsia="FangSong" w:hAnsi="FangSong" w:hint="eastAsia"/>
          <w:sz w:val="24"/>
        </w:rPr>
        <w:t>此外</w:t>
      </w:r>
      <w:r w:rsidRPr="00F14308">
        <w:rPr>
          <w:rFonts w:ascii="FangSong" w:eastAsia="FangSong" w:hAnsi="FangSong"/>
          <w:sz w:val="24"/>
        </w:rPr>
        <w:t>，我们</w:t>
      </w:r>
      <w:r w:rsidR="00D06443">
        <w:rPr>
          <w:rFonts w:ascii="FangSong" w:eastAsia="FangSong" w:hAnsi="FangSong" w:hint="eastAsia"/>
          <w:sz w:val="24"/>
        </w:rPr>
        <w:t>还</w:t>
      </w:r>
      <w:r w:rsidRPr="00F14308">
        <w:rPr>
          <w:rFonts w:ascii="FangSong" w:eastAsia="FangSong" w:hAnsi="FangSong"/>
          <w:sz w:val="24"/>
        </w:rPr>
        <w:t>会在学校周围地铁站或天桥等</w:t>
      </w:r>
      <w:r w:rsidR="002340BC">
        <w:rPr>
          <w:rFonts w:ascii="FangSong" w:eastAsia="FangSong" w:hAnsi="FangSong" w:hint="eastAsia"/>
          <w:sz w:val="24"/>
        </w:rPr>
        <w:t>与港留学生聚集地区</w:t>
      </w:r>
      <w:r w:rsidRPr="00F14308">
        <w:rPr>
          <w:rFonts w:ascii="FangSong" w:eastAsia="FangSong" w:hAnsi="FangSong"/>
          <w:sz w:val="24"/>
        </w:rPr>
        <w:t>投放广告</w:t>
      </w:r>
      <w:r w:rsidR="00564F7A">
        <w:rPr>
          <w:rFonts w:ascii="FangSong" w:eastAsia="FangSong" w:hAnsi="FangSong" w:hint="eastAsia"/>
          <w:sz w:val="24"/>
        </w:rPr>
        <w:t>，提高广告</w:t>
      </w:r>
      <w:r w:rsidR="00AB6B7E">
        <w:rPr>
          <w:rFonts w:ascii="FangSong" w:eastAsia="FangSong" w:hAnsi="FangSong" w:hint="eastAsia"/>
          <w:sz w:val="24"/>
        </w:rPr>
        <w:t>宣传效率</w:t>
      </w:r>
      <w:r w:rsidRPr="00F14308">
        <w:rPr>
          <w:rFonts w:ascii="FangSong" w:eastAsia="FangSong" w:hAnsi="FangSong"/>
          <w:sz w:val="24"/>
        </w:rPr>
        <w:t>。</w:t>
      </w:r>
    </w:p>
    <w:p w14:paraId="13DCAEC8" w14:textId="03C5F62D" w:rsidR="001539FC" w:rsidRDefault="00B65BFA" w:rsidP="009F3009">
      <w:pPr>
        <w:spacing w:line="276" w:lineRule="auto"/>
        <w:rPr>
          <w:rFonts w:ascii="FangSong" w:eastAsia="FangSong" w:hAnsi="FangSong"/>
          <w:sz w:val="24"/>
        </w:rPr>
      </w:pPr>
      <w:r w:rsidRPr="00F14308">
        <w:rPr>
          <w:rFonts w:ascii="FangSong" w:eastAsia="FangSong" w:hAnsi="FangSong"/>
          <w:sz w:val="24"/>
        </w:rPr>
        <w:tab/>
      </w:r>
      <w:r w:rsidR="00D17DB7">
        <w:rPr>
          <w:rFonts w:ascii="FangSong" w:eastAsia="FangSong" w:hAnsi="FangSong"/>
          <w:sz w:val="24"/>
        </w:rPr>
        <w:t xml:space="preserve"> </w:t>
      </w:r>
      <w:r w:rsidRPr="00F14308">
        <w:rPr>
          <w:rFonts w:ascii="FangSong" w:eastAsia="FangSong" w:hAnsi="FangSong"/>
          <w:sz w:val="24"/>
        </w:rPr>
        <w:t>同时，我</w:t>
      </w:r>
      <w:r w:rsidR="007250D7">
        <w:rPr>
          <w:rFonts w:ascii="FangSong" w:eastAsia="FangSong" w:hAnsi="FangSong" w:hint="eastAsia"/>
          <w:sz w:val="24"/>
        </w:rPr>
        <w:t>司将于</w:t>
      </w:r>
      <w:r w:rsidRPr="00F14308">
        <w:rPr>
          <w:rFonts w:ascii="FangSong" w:eastAsia="FangSong" w:hAnsi="FangSong"/>
          <w:sz w:val="24"/>
        </w:rPr>
        <w:t>各主流社交媒体创立品牌</w:t>
      </w:r>
      <w:r w:rsidR="0027626C">
        <w:rPr>
          <w:rFonts w:ascii="FangSong" w:eastAsia="FangSong" w:hAnsi="FangSong" w:hint="eastAsia"/>
          <w:sz w:val="24"/>
        </w:rPr>
        <w:t>官方</w:t>
      </w:r>
      <w:r w:rsidRPr="00F14308">
        <w:rPr>
          <w:rFonts w:ascii="FangSong" w:eastAsia="FangSong" w:hAnsi="FangSong"/>
          <w:sz w:val="24"/>
        </w:rPr>
        <w:t>账号，用户可</w:t>
      </w:r>
      <w:r w:rsidR="009234CD">
        <w:rPr>
          <w:rFonts w:ascii="FangSong" w:eastAsia="FangSong" w:hAnsi="FangSong" w:hint="eastAsia"/>
          <w:sz w:val="24"/>
        </w:rPr>
        <w:t>与品牌账号互动并以</w:t>
      </w:r>
      <w:r w:rsidRPr="00F14308">
        <w:rPr>
          <w:rFonts w:ascii="FangSong" w:eastAsia="FangSong" w:hAnsi="FangSong"/>
          <w:sz w:val="24"/>
        </w:rPr>
        <w:t>留言</w:t>
      </w:r>
      <w:r w:rsidR="009234CD">
        <w:rPr>
          <w:rFonts w:ascii="FangSong" w:eastAsia="FangSong" w:hAnsi="FangSong" w:hint="eastAsia"/>
          <w:sz w:val="24"/>
        </w:rPr>
        <w:t>、</w:t>
      </w:r>
      <w:r w:rsidRPr="00F14308">
        <w:rPr>
          <w:rFonts w:ascii="FangSong" w:eastAsia="FangSong" w:hAnsi="FangSong"/>
          <w:sz w:val="24"/>
        </w:rPr>
        <w:t>私信</w:t>
      </w:r>
      <w:r w:rsidR="009234CD">
        <w:rPr>
          <w:rFonts w:ascii="FangSong" w:eastAsia="FangSong" w:hAnsi="FangSong" w:hint="eastAsia"/>
          <w:sz w:val="24"/>
        </w:rPr>
        <w:t>等形式</w:t>
      </w:r>
      <w:r w:rsidRPr="00F14308">
        <w:rPr>
          <w:rFonts w:ascii="FangSong" w:eastAsia="FangSong" w:hAnsi="FangSong"/>
          <w:sz w:val="24"/>
        </w:rPr>
        <w:t>进行问题反馈</w:t>
      </w:r>
      <w:r w:rsidR="00745407">
        <w:rPr>
          <w:rFonts w:ascii="FangSong" w:eastAsia="FangSong" w:hAnsi="FangSong" w:hint="eastAsia"/>
          <w:sz w:val="24"/>
        </w:rPr>
        <w:t>或投诉</w:t>
      </w:r>
      <w:r w:rsidRPr="00F14308">
        <w:rPr>
          <w:rFonts w:ascii="FangSong" w:eastAsia="FangSong" w:hAnsi="FangSong"/>
          <w:sz w:val="24"/>
        </w:rPr>
        <w:t>。</w:t>
      </w:r>
      <w:r w:rsidR="00C01079">
        <w:rPr>
          <w:rFonts w:ascii="FangSong" w:eastAsia="FangSong" w:hAnsi="FangSong" w:hint="eastAsia"/>
          <w:sz w:val="24"/>
        </w:rPr>
        <w:t>用户使用我司产品期间</w:t>
      </w:r>
      <w:r w:rsidRPr="00F14308">
        <w:rPr>
          <w:rFonts w:ascii="FangSong" w:eastAsia="FangSong" w:hAnsi="FangSong"/>
          <w:sz w:val="24"/>
        </w:rPr>
        <w:t>，也</w:t>
      </w:r>
      <w:r w:rsidR="00C45FD2">
        <w:rPr>
          <w:rFonts w:ascii="FangSong" w:eastAsia="FangSong" w:hAnsi="FangSong" w:hint="eastAsia"/>
          <w:sz w:val="24"/>
        </w:rPr>
        <w:t>将</w:t>
      </w:r>
      <w:r w:rsidR="006008E5">
        <w:rPr>
          <w:rFonts w:ascii="FangSong" w:eastAsia="FangSong" w:hAnsi="FangSong" w:hint="eastAsia"/>
          <w:sz w:val="24"/>
        </w:rPr>
        <w:t>收到</w:t>
      </w:r>
      <w:r w:rsidRPr="00F14308">
        <w:rPr>
          <w:rFonts w:ascii="FangSong" w:eastAsia="FangSong" w:hAnsi="FangSong"/>
          <w:sz w:val="24"/>
        </w:rPr>
        <w:t>问卷调查等</w:t>
      </w:r>
      <w:r w:rsidR="002C4552">
        <w:rPr>
          <w:rFonts w:ascii="FangSong" w:eastAsia="FangSong" w:hAnsi="FangSong" w:hint="eastAsia"/>
          <w:sz w:val="24"/>
        </w:rPr>
        <w:t>形式的意见收集邀请</w:t>
      </w:r>
      <w:r w:rsidRPr="00F14308">
        <w:rPr>
          <w:rFonts w:ascii="FangSong" w:eastAsia="FangSong" w:hAnsi="FangSong"/>
          <w:sz w:val="24"/>
        </w:rPr>
        <w:t>。我</w:t>
      </w:r>
      <w:r w:rsidR="00C45FD2">
        <w:rPr>
          <w:rFonts w:ascii="FangSong" w:eastAsia="FangSong" w:hAnsi="FangSong" w:hint="eastAsia"/>
          <w:sz w:val="24"/>
        </w:rPr>
        <w:t>司将指示专人</w:t>
      </w:r>
      <w:r w:rsidRPr="00F14308">
        <w:rPr>
          <w:rFonts w:ascii="FangSong" w:eastAsia="FangSong" w:hAnsi="FangSong"/>
          <w:sz w:val="24"/>
        </w:rPr>
        <w:t>快速跟进</w:t>
      </w:r>
      <w:r w:rsidR="00745407">
        <w:rPr>
          <w:rFonts w:ascii="FangSong" w:eastAsia="FangSong" w:hAnsi="FangSong" w:hint="eastAsia"/>
          <w:sz w:val="24"/>
        </w:rPr>
        <w:t>用户反馈或投诉</w:t>
      </w:r>
      <w:r w:rsidRPr="00F14308">
        <w:rPr>
          <w:rFonts w:ascii="FangSong" w:eastAsia="FangSong" w:hAnsi="FangSong"/>
          <w:sz w:val="24"/>
        </w:rPr>
        <w:t>，并</w:t>
      </w:r>
      <w:r w:rsidR="00745407">
        <w:rPr>
          <w:rFonts w:ascii="FangSong" w:eastAsia="FangSong" w:hAnsi="FangSong" w:hint="eastAsia"/>
          <w:sz w:val="24"/>
        </w:rPr>
        <w:t>针对跟进结果</w:t>
      </w:r>
      <w:r w:rsidRPr="00F14308">
        <w:rPr>
          <w:rFonts w:ascii="FangSong" w:eastAsia="FangSong" w:hAnsi="FangSong"/>
          <w:sz w:val="24"/>
        </w:rPr>
        <w:t>及时优化平台功能，</w:t>
      </w:r>
      <w:r w:rsidR="00745407">
        <w:rPr>
          <w:rFonts w:ascii="FangSong" w:eastAsia="FangSong" w:hAnsi="FangSong" w:hint="eastAsia"/>
          <w:sz w:val="24"/>
        </w:rPr>
        <w:t>以</w:t>
      </w:r>
      <w:r w:rsidRPr="00F14308">
        <w:rPr>
          <w:rFonts w:ascii="FangSong" w:eastAsia="FangSong" w:hAnsi="FangSong"/>
          <w:sz w:val="24"/>
        </w:rPr>
        <w:t>增强用户体验。</w:t>
      </w:r>
    </w:p>
    <w:p w14:paraId="3474E6C5" w14:textId="7FF266D9" w:rsidR="00B65BFA" w:rsidRPr="00AF1B19" w:rsidRDefault="001539FC" w:rsidP="001539FC">
      <w:pPr>
        <w:widowControl/>
        <w:rPr>
          <w:rFonts w:ascii="FangSong" w:eastAsia="FangSong" w:hAnsi="FangSong"/>
          <w:sz w:val="24"/>
        </w:rPr>
      </w:pPr>
      <w:r>
        <w:rPr>
          <w:rFonts w:ascii="FangSong" w:eastAsia="FangSong" w:hAnsi="FangSong" w:hint="eastAsia"/>
          <w:sz w:val="24"/>
        </w:rPr>
        <w:br w:type="page"/>
      </w:r>
    </w:p>
    <w:p w14:paraId="194E6549" w14:textId="23B7F815" w:rsidR="00B65BFA" w:rsidRPr="00F14308" w:rsidRDefault="00B65BFA" w:rsidP="00A24225">
      <w:pPr>
        <w:pStyle w:val="2"/>
        <w:rPr>
          <w:rFonts w:ascii="FangSong" w:eastAsia="FangSong" w:hAnsi="FangSong"/>
        </w:rPr>
      </w:pPr>
      <w:bookmarkStart w:id="117" w:name="_Toc478438380"/>
      <w:bookmarkStart w:id="118" w:name="_Toc183727734"/>
      <w:r w:rsidRPr="00F854D8">
        <w:rPr>
          <w:rFonts w:ascii="FangSong" w:eastAsia="FangSong" w:hAnsi="FangSong"/>
        </w:rPr>
        <w:lastRenderedPageBreak/>
        <w:t>5</w:t>
      </w:r>
      <w:r w:rsidRPr="004B2F9C">
        <w:rPr>
          <w:rFonts w:ascii="FangSong" w:eastAsia="FangSong" w:hAnsi="FangSong"/>
        </w:rPr>
        <w:t>.收</w:t>
      </w:r>
      <w:r w:rsidR="001841EA" w:rsidRPr="004B2F9C">
        <w:rPr>
          <w:rFonts w:ascii="FangSong" w:eastAsia="FangSong" w:hAnsi="FangSong" w:hint="eastAsia"/>
        </w:rPr>
        <w:t>费</w:t>
      </w:r>
      <w:r w:rsidRPr="004B2F9C">
        <w:rPr>
          <w:rFonts w:ascii="FangSong" w:eastAsia="FangSong" w:hAnsi="FangSong"/>
        </w:rPr>
        <w:t>模式</w:t>
      </w:r>
      <w:bookmarkEnd w:id="117"/>
      <w:bookmarkEnd w:id="118"/>
    </w:p>
    <w:p w14:paraId="6F906447" w14:textId="5CBD0058" w:rsidR="00B65BFA" w:rsidRPr="004B2F9C" w:rsidRDefault="00B65BFA" w:rsidP="00A24225">
      <w:pPr>
        <w:pStyle w:val="3"/>
        <w:rPr>
          <w:rFonts w:ascii="FangSong" w:eastAsia="FangSong" w:hAnsi="FangSong"/>
          <w:color w:val="C00000"/>
          <w:sz w:val="28"/>
          <w:szCs w:val="28"/>
        </w:rPr>
      </w:pPr>
      <w:bookmarkStart w:id="119" w:name="_Toc1102714534"/>
      <w:bookmarkStart w:id="120" w:name="_Toc183727735"/>
      <w:r w:rsidRPr="004B2F9C">
        <w:rPr>
          <w:rFonts w:ascii="FangSong" w:eastAsia="FangSong" w:hAnsi="FangSong"/>
          <w:sz w:val="28"/>
          <w:szCs w:val="28"/>
        </w:rPr>
        <w:t>5.1用户（室友匹配功能）</w:t>
      </w:r>
      <w:bookmarkEnd w:id="119"/>
      <w:bookmarkEnd w:id="120"/>
    </w:p>
    <w:p w14:paraId="4244EDEF" w14:textId="345561D2" w:rsidR="00B65BFA" w:rsidRPr="00F14308" w:rsidRDefault="008D326A" w:rsidP="00D17DB7">
      <w:pPr>
        <w:spacing w:line="276" w:lineRule="auto"/>
        <w:ind w:firstLineChars="225" w:firstLine="540"/>
        <w:rPr>
          <w:rFonts w:ascii="FangSong" w:eastAsia="FangSong" w:hAnsi="FangSong"/>
          <w:sz w:val="24"/>
        </w:rPr>
      </w:pPr>
      <w:r w:rsidRPr="00F14308">
        <w:rPr>
          <w:rFonts w:ascii="FangSong" w:eastAsia="FangSong" w:hAnsi="FangSong"/>
          <w:sz w:val="24"/>
        </w:rPr>
        <w:t>AI智能匹配室友</w:t>
      </w:r>
      <w:r w:rsidR="00F66481">
        <w:rPr>
          <w:rFonts w:ascii="FangSong" w:eastAsia="FangSong" w:hAnsi="FangSong" w:hint="eastAsia"/>
          <w:sz w:val="24"/>
        </w:rPr>
        <w:t>服</w:t>
      </w:r>
      <w:r w:rsidR="001B56D9">
        <w:rPr>
          <w:rFonts w:ascii="FangSong" w:eastAsia="FangSong" w:hAnsi="FangSong" w:hint="eastAsia"/>
          <w:sz w:val="24"/>
        </w:rPr>
        <w:t>务</w:t>
      </w:r>
      <w:r w:rsidR="00B65BFA" w:rsidRPr="00F14308">
        <w:rPr>
          <w:rFonts w:ascii="FangSong" w:eastAsia="FangSong" w:hAnsi="FangSong" w:hint="eastAsia"/>
          <w:sz w:val="24"/>
        </w:rPr>
        <w:t>为</w:t>
      </w:r>
      <w:r w:rsidR="00B65BFA" w:rsidRPr="00F14308">
        <w:rPr>
          <w:rFonts w:ascii="FangSong" w:eastAsia="FangSong" w:hAnsi="FangSong"/>
          <w:sz w:val="24"/>
        </w:rPr>
        <w:t>139 HKD</w:t>
      </w:r>
      <w:r w:rsidR="001B56D9">
        <w:rPr>
          <w:rFonts w:ascii="FangSong" w:eastAsia="FangSong" w:hAnsi="FangSong" w:hint="eastAsia"/>
          <w:sz w:val="24"/>
        </w:rPr>
        <w:t>/次</w:t>
      </w:r>
      <w:r>
        <w:rPr>
          <w:rFonts w:ascii="FangSong" w:eastAsia="FangSong" w:hAnsi="FangSong" w:hint="eastAsia"/>
          <w:sz w:val="24"/>
        </w:rPr>
        <w:t>，按次收费</w:t>
      </w:r>
      <w:r w:rsidR="00B65BFA" w:rsidRPr="00F14308">
        <w:rPr>
          <w:rFonts w:ascii="FangSong" w:eastAsia="FangSong" w:hAnsi="FangSong"/>
          <w:sz w:val="24"/>
        </w:rPr>
        <w:t>。用户需先缴费后使用</w:t>
      </w:r>
      <w:r w:rsidR="009F3009">
        <w:rPr>
          <w:rFonts w:ascii="FangSong" w:eastAsia="FangSong" w:hAnsi="FangSong" w:hint="eastAsia"/>
          <w:sz w:val="24"/>
        </w:rPr>
        <w:t>平台</w:t>
      </w:r>
      <w:r w:rsidR="00F66481">
        <w:rPr>
          <w:rFonts w:ascii="FangSong" w:eastAsia="FangSong" w:hAnsi="FangSong" w:hint="eastAsia"/>
          <w:sz w:val="24"/>
        </w:rPr>
        <w:t>服务</w:t>
      </w:r>
      <w:r w:rsidR="00B65BFA" w:rsidRPr="00F14308">
        <w:rPr>
          <w:rFonts w:ascii="FangSong" w:eastAsia="FangSong" w:hAnsi="FangSong"/>
          <w:sz w:val="24"/>
        </w:rPr>
        <w:t>。在确认合适室友之前，</w:t>
      </w:r>
      <w:r w:rsidR="00F66481">
        <w:rPr>
          <w:rFonts w:ascii="FangSong" w:eastAsia="FangSong" w:hAnsi="FangSong" w:hint="eastAsia"/>
          <w:sz w:val="24"/>
        </w:rPr>
        <w:t>用户</w:t>
      </w:r>
      <w:r w:rsidR="006E6DF2">
        <w:rPr>
          <w:rFonts w:ascii="FangSong" w:eastAsia="FangSong" w:hAnsi="FangSong" w:hint="eastAsia"/>
          <w:sz w:val="24"/>
        </w:rPr>
        <w:t>可</w:t>
      </w:r>
      <w:r w:rsidR="00F66481">
        <w:rPr>
          <w:rFonts w:ascii="FangSong" w:eastAsia="FangSong" w:hAnsi="FangSong" w:hint="eastAsia"/>
          <w:sz w:val="24"/>
        </w:rPr>
        <w:t>无条件</w:t>
      </w:r>
      <w:r w:rsidR="00B65BFA" w:rsidRPr="00F14308">
        <w:rPr>
          <w:rFonts w:ascii="FangSong" w:eastAsia="FangSong" w:hAnsi="FangSong"/>
          <w:sz w:val="24"/>
        </w:rPr>
        <w:t>进行多次匹配，无需</w:t>
      </w:r>
      <w:r w:rsidR="006E6DF2">
        <w:rPr>
          <w:rFonts w:ascii="FangSong" w:eastAsia="FangSong" w:hAnsi="FangSong" w:hint="eastAsia"/>
          <w:sz w:val="24"/>
        </w:rPr>
        <w:t>另</w:t>
      </w:r>
      <w:r w:rsidR="00B65BFA" w:rsidRPr="00F14308">
        <w:rPr>
          <w:rFonts w:ascii="FangSong" w:eastAsia="FangSong" w:hAnsi="FangSong"/>
          <w:sz w:val="24"/>
        </w:rPr>
        <w:t>付费。此外，用户获得的无门槛优惠券可</w:t>
      </w:r>
      <w:r w:rsidR="006E6DF2">
        <w:rPr>
          <w:rFonts w:ascii="FangSong" w:eastAsia="FangSong" w:hAnsi="FangSong" w:hint="eastAsia"/>
          <w:sz w:val="24"/>
        </w:rPr>
        <w:t>于</w:t>
      </w:r>
      <w:r w:rsidR="00B65BFA" w:rsidRPr="00F14308">
        <w:rPr>
          <w:rFonts w:ascii="FangSong" w:eastAsia="FangSong" w:hAnsi="FangSong"/>
          <w:sz w:val="24"/>
        </w:rPr>
        <w:t>此模式下使用，每次</w:t>
      </w:r>
      <w:r w:rsidR="00DB47C9">
        <w:rPr>
          <w:rFonts w:ascii="FangSong" w:eastAsia="FangSong" w:hAnsi="FangSong" w:hint="eastAsia"/>
          <w:sz w:val="24"/>
        </w:rPr>
        <w:t>至多</w:t>
      </w:r>
      <w:r w:rsidR="00B65BFA" w:rsidRPr="00F14308">
        <w:rPr>
          <w:rFonts w:ascii="FangSong" w:eastAsia="FangSong" w:hAnsi="FangSong"/>
          <w:sz w:val="24"/>
        </w:rPr>
        <w:t>一张。</w:t>
      </w:r>
    </w:p>
    <w:p w14:paraId="6968C5AF" w14:textId="0BABDF74" w:rsidR="00B65BFA" w:rsidRPr="00987FE3" w:rsidRDefault="00B65BFA" w:rsidP="396AB7D0">
      <w:pPr>
        <w:pStyle w:val="3"/>
        <w:rPr>
          <w:rFonts w:ascii="FangSong" w:eastAsia="FangSong" w:hAnsi="FangSong"/>
          <w:color w:val="C00000"/>
        </w:rPr>
      </w:pPr>
      <w:bookmarkStart w:id="121" w:name="_Toc1732339917"/>
      <w:bookmarkStart w:id="122" w:name="_Toc183727736"/>
      <w:r w:rsidRPr="396AB7D0">
        <w:rPr>
          <w:rFonts w:ascii="FangSong" w:eastAsia="FangSong" w:hAnsi="FangSong"/>
          <w:sz w:val="28"/>
          <w:szCs w:val="28"/>
        </w:rPr>
        <w:t>5.2房东（付费推流）</w:t>
      </w:r>
      <w:bookmarkEnd w:id="121"/>
      <w:bookmarkEnd w:id="122"/>
    </w:p>
    <w:p w14:paraId="27077A73" w14:textId="1CDF49DE" w:rsidR="00A8043A" w:rsidRDefault="00B65BFA" w:rsidP="00D17DB7">
      <w:pPr>
        <w:spacing w:line="276" w:lineRule="auto"/>
        <w:ind w:firstLineChars="225" w:firstLine="540"/>
        <w:rPr>
          <w:rFonts w:ascii="FangSong" w:eastAsia="FangSong" w:hAnsi="FangSong"/>
          <w:sz w:val="24"/>
        </w:rPr>
      </w:pPr>
      <w:proofErr w:type="gramStart"/>
      <w:r w:rsidRPr="00F14308">
        <w:rPr>
          <w:rFonts w:ascii="FangSong" w:eastAsia="FangSong" w:hAnsi="FangSong" w:hint="eastAsia"/>
          <w:sz w:val="24"/>
        </w:rPr>
        <w:t>付费推流模式</w:t>
      </w:r>
      <w:proofErr w:type="gramEnd"/>
      <w:r w:rsidRPr="00F14308">
        <w:rPr>
          <w:rFonts w:ascii="FangSong" w:eastAsia="FangSong" w:hAnsi="FangSong" w:hint="eastAsia"/>
          <w:sz w:val="24"/>
        </w:rPr>
        <w:t>旨在为房东提供</w:t>
      </w:r>
      <w:del w:id="123" w:author="LIANG, Shanshan [CLC]" w:date="2024-12-04T20:48:00Z">
        <w:r w:rsidRPr="00F14308" w:rsidDel="00030C01">
          <w:rPr>
            <w:rFonts w:ascii="FangSong" w:eastAsia="FangSong" w:hAnsi="FangSong" w:hint="eastAsia"/>
            <w:sz w:val="24"/>
          </w:rPr>
          <w:delText>提高</w:delText>
        </w:r>
      </w:del>
      <w:r w:rsidR="00F452CD">
        <w:rPr>
          <w:rFonts w:ascii="FangSong" w:eastAsia="FangSong" w:hAnsi="FangSong" w:hint="eastAsia"/>
          <w:sz w:val="24"/>
        </w:rPr>
        <w:t>增加</w:t>
      </w:r>
      <w:r w:rsidRPr="00F14308">
        <w:rPr>
          <w:rFonts w:ascii="FangSong" w:eastAsia="FangSong" w:hAnsi="FangSong" w:hint="eastAsia"/>
          <w:sz w:val="24"/>
        </w:rPr>
        <w:t>房源曝光率</w:t>
      </w:r>
      <w:r w:rsidR="00F452CD">
        <w:rPr>
          <w:rFonts w:ascii="FangSong" w:eastAsia="FangSong" w:hAnsi="FangSong" w:hint="eastAsia"/>
          <w:sz w:val="24"/>
        </w:rPr>
        <w:t>之服务</w:t>
      </w:r>
      <w:r w:rsidRPr="00F14308">
        <w:rPr>
          <w:rFonts w:ascii="FangSong" w:eastAsia="FangSong" w:hAnsi="FangSong" w:hint="eastAsia"/>
          <w:sz w:val="24"/>
        </w:rPr>
        <w:t>，不影响房东正常</w:t>
      </w:r>
      <w:r w:rsidR="00E7414B">
        <w:rPr>
          <w:rFonts w:ascii="FangSong" w:eastAsia="FangSong" w:hAnsi="FangSong" w:hint="eastAsia"/>
          <w:sz w:val="24"/>
        </w:rPr>
        <w:t>上</w:t>
      </w:r>
      <w:proofErr w:type="gramStart"/>
      <w:r w:rsidR="00E7414B">
        <w:rPr>
          <w:rFonts w:ascii="FangSong" w:eastAsia="FangSong" w:hAnsi="FangSong" w:hint="eastAsia"/>
          <w:sz w:val="24"/>
        </w:rPr>
        <w:t>传发布</w:t>
      </w:r>
      <w:proofErr w:type="gramEnd"/>
      <w:r w:rsidR="00E7414B">
        <w:rPr>
          <w:rFonts w:ascii="FangSong" w:eastAsia="FangSong" w:hAnsi="FangSong" w:hint="eastAsia"/>
          <w:sz w:val="24"/>
        </w:rPr>
        <w:t>房源，并</w:t>
      </w:r>
      <w:r w:rsidRPr="00F14308">
        <w:rPr>
          <w:rFonts w:ascii="FangSong" w:eastAsia="FangSong" w:hAnsi="FangSong" w:hint="eastAsia"/>
          <w:sz w:val="24"/>
        </w:rPr>
        <w:t>定价为</w:t>
      </w:r>
      <w:r w:rsidRPr="00F14308">
        <w:rPr>
          <w:rFonts w:ascii="FangSong" w:eastAsia="FangSong" w:hAnsi="FangSong"/>
          <w:sz w:val="24"/>
        </w:rPr>
        <w:t>99 HKD/10点</w:t>
      </w:r>
      <w:r w:rsidR="00E7414B">
        <w:rPr>
          <w:rFonts w:ascii="FangSong" w:eastAsia="FangSong" w:hAnsi="FangSong" w:hint="eastAsia"/>
          <w:sz w:val="24"/>
        </w:rPr>
        <w:t>。</w:t>
      </w:r>
      <w:r w:rsidRPr="00F14308">
        <w:rPr>
          <w:rFonts w:ascii="FangSong" w:eastAsia="FangSong" w:hAnsi="FangSong"/>
          <w:sz w:val="24"/>
        </w:rPr>
        <w:t>点数高低只影响用户</w:t>
      </w:r>
      <w:r w:rsidR="00E7414B">
        <w:rPr>
          <w:rFonts w:ascii="FangSong" w:eastAsia="FangSong" w:hAnsi="FangSong" w:hint="eastAsia"/>
          <w:sz w:val="24"/>
        </w:rPr>
        <w:t>以</w:t>
      </w:r>
      <w:r w:rsidRPr="00F14308">
        <w:rPr>
          <w:rFonts w:ascii="FangSong" w:eastAsia="FangSong" w:hAnsi="FangSong"/>
          <w:sz w:val="24"/>
        </w:rPr>
        <w:t>默认</w:t>
      </w:r>
      <w:r w:rsidR="00E7414B">
        <w:rPr>
          <w:rFonts w:ascii="FangSong" w:eastAsia="FangSong" w:hAnsi="FangSong" w:hint="eastAsia"/>
          <w:sz w:val="24"/>
        </w:rPr>
        <w:t>设置</w:t>
      </w:r>
      <w:r w:rsidR="00F97F34">
        <w:rPr>
          <w:rFonts w:ascii="FangSong" w:eastAsia="FangSong" w:hAnsi="FangSong" w:hint="eastAsia"/>
          <w:sz w:val="24"/>
        </w:rPr>
        <w:t>进行</w:t>
      </w:r>
      <w:r w:rsidRPr="00F14308">
        <w:rPr>
          <w:rFonts w:ascii="FangSong" w:eastAsia="FangSong" w:hAnsi="FangSong"/>
          <w:sz w:val="24"/>
        </w:rPr>
        <w:t>搜索时的</w:t>
      </w:r>
      <w:r w:rsidR="00F97F34">
        <w:rPr>
          <w:rFonts w:ascii="FangSong" w:eastAsia="FangSong" w:hAnsi="FangSong" w:hint="eastAsia"/>
          <w:sz w:val="24"/>
        </w:rPr>
        <w:t>结果</w:t>
      </w:r>
      <w:r w:rsidRPr="00F14308">
        <w:rPr>
          <w:rFonts w:ascii="FangSong" w:eastAsia="FangSong" w:hAnsi="FangSong"/>
          <w:sz w:val="24"/>
        </w:rPr>
        <w:t>排序，点数越高，</w:t>
      </w:r>
      <w:r w:rsidR="00F97F34">
        <w:rPr>
          <w:rFonts w:ascii="FangSong" w:eastAsia="FangSong" w:hAnsi="FangSong" w:hint="eastAsia"/>
          <w:sz w:val="24"/>
        </w:rPr>
        <w:t>则搜索权重</w:t>
      </w:r>
      <w:r w:rsidRPr="00F14308">
        <w:rPr>
          <w:rFonts w:ascii="FangSong" w:eastAsia="FangSong" w:hAnsi="FangSong"/>
          <w:sz w:val="24"/>
        </w:rPr>
        <w:t>则越高，</w:t>
      </w:r>
      <w:r w:rsidR="00AF76EC">
        <w:rPr>
          <w:rFonts w:ascii="FangSong" w:eastAsia="FangSong" w:hAnsi="FangSong" w:hint="eastAsia"/>
          <w:sz w:val="24"/>
        </w:rPr>
        <w:t>各</w:t>
      </w:r>
      <w:r w:rsidRPr="00F14308">
        <w:rPr>
          <w:rFonts w:ascii="FangSong" w:eastAsia="FangSong" w:hAnsi="FangSong"/>
          <w:sz w:val="24"/>
        </w:rPr>
        <w:t>地区点数排名前三的房源将</w:t>
      </w:r>
      <w:r w:rsidR="00DE1BAB" w:rsidRPr="00F14308">
        <w:rPr>
          <w:rFonts w:ascii="FangSong" w:eastAsia="FangSong" w:hAnsi="FangSong"/>
          <w:sz w:val="24"/>
        </w:rPr>
        <w:t>拥有</w:t>
      </w:r>
      <w:r w:rsidR="00DE1BAB">
        <w:rPr>
          <w:rFonts w:ascii="FangSong" w:eastAsia="FangSong" w:hAnsi="FangSong" w:hint="eastAsia"/>
          <w:sz w:val="24"/>
        </w:rPr>
        <w:t>位于应用</w:t>
      </w:r>
      <w:r w:rsidR="00DE1BAB" w:rsidRPr="00F14308">
        <w:rPr>
          <w:rFonts w:ascii="FangSong" w:eastAsia="FangSong" w:hAnsi="FangSong"/>
          <w:sz w:val="24"/>
        </w:rPr>
        <w:t>主页的额外推流。</w:t>
      </w:r>
    </w:p>
    <w:p w14:paraId="5797D478" w14:textId="120B27D8" w:rsidR="00A8043A" w:rsidRDefault="00A8043A" w:rsidP="09A657A0">
      <w:pPr>
        <w:pStyle w:val="2"/>
        <w:widowControl/>
        <w:rPr>
          <w:rFonts w:ascii="FangSong" w:eastAsia="FangSong" w:hAnsi="FangSong"/>
          <w:sz w:val="24"/>
          <w:szCs w:val="24"/>
        </w:rPr>
      </w:pPr>
      <w:bookmarkStart w:id="124" w:name="_Toc1723591413"/>
      <w:bookmarkStart w:id="125" w:name="_Toc183701045"/>
      <w:bookmarkStart w:id="126" w:name="_Toc183727737"/>
      <w:r w:rsidRPr="00F854D8">
        <w:rPr>
          <w:rFonts w:ascii="FangSong" w:eastAsia="FangSong" w:hAnsi="FangSong" w:hint="eastAsia"/>
        </w:rPr>
        <w:lastRenderedPageBreak/>
        <w:t>6.预算表</w:t>
      </w:r>
      <w:bookmarkEnd w:id="124"/>
      <w:bookmarkEnd w:id="125"/>
      <w:bookmarkEnd w:id="126"/>
    </w:p>
    <w:p w14:paraId="2F91FF11" w14:textId="149BCB21" w:rsidR="003C0CF8" w:rsidRPr="00F854D8" w:rsidRDefault="003C0CF8" w:rsidP="001D7C3B">
      <w:pPr>
        <w:pStyle w:val="3"/>
        <w:rPr>
          <w:rFonts w:ascii="FangSong" w:eastAsia="FangSong" w:hAnsi="FangSong"/>
        </w:rPr>
      </w:pPr>
      <w:bookmarkStart w:id="127" w:name="_Toc1520181465"/>
      <w:bookmarkStart w:id="128" w:name="_Toc183727738"/>
      <w:r w:rsidRPr="00F854D8">
        <w:rPr>
          <w:rFonts w:ascii="FangSong" w:eastAsia="FangSong" w:hAnsi="FangSong" w:hint="eastAsia"/>
        </w:rPr>
        <w:t>6.1首年度支出</w:t>
      </w:r>
      <w:bookmarkEnd w:id="127"/>
      <w:bookmarkEnd w:id="128"/>
    </w:p>
    <w:p w14:paraId="236D980D" w14:textId="4BC63321" w:rsidR="00BF48A7" w:rsidRPr="00BF48A7" w:rsidRDefault="000C7FD8" w:rsidP="00BF48A7">
      <w:r>
        <w:rPr>
          <w:noProof/>
        </w:rPr>
        <w:drawing>
          <wp:anchor distT="0" distB="0" distL="114300" distR="114300" simplePos="0" relativeHeight="251619840" behindDoc="0" locked="0" layoutInCell="1" allowOverlap="1" wp14:anchorId="7D24D504" wp14:editId="55FB1121">
            <wp:simplePos x="0" y="0"/>
            <wp:positionH relativeFrom="column">
              <wp:posOffset>0</wp:posOffset>
            </wp:positionH>
            <wp:positionV relativeFrom="paragraph">
              <wp:posOffset>5341129</wp:posOffset>
            </wp:positionV>
            <wp:extent cx="5274310" cy="1630045"/>
            <wp:effectExtent l="0" t="0" r="0" b="0"/>
            <wp:wrapThrough wrapText="bothSides">
              <wp:wrapPolygon edited="0">
                <wp:start x="0" y="0"/>
                <wp:lineTo x="0" y="21373"/>
                <wp:lineTo x="21532" y="21373"/>
                <wp:lineTo x="21532" y="0"/>
                <wp:lineTo x="0" y="0"/>
              </wp:wrapPolygon>
            </wp:wrapThrough>
            <wp:docPr id="1379261542" name="Picture 12" descr="A white and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1542" name="Picture 12" descr="A white and blue rectangular objec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74310" cy="1630045"/>
                    </a:xfrm>
                    <a:prstGeom prst="rect">
                      <a:avLst/>
                    </a:prstGeom>
                  </pic:spPr>
                </pic:pic>
              </a:graphicData>
            </a:graphic>
            <wp14:sizeRelH relativeFrom="page">
              <wp14:pctWidth>0</wp14:pctWidth>
            </wp14:sizeRelH>
            <wp14:sizeRelV relativeFrom="page">
              <wp14:pctHeight>0</wp14:pctHeight>
            </wp14:sizeRelV>
          </wp:anchor>
        </w:drawing>
      </w:r>
      <w:r w:rsidR="007B128A">
        <w:rPr>
          <w:rFonts w:hint="eastAsia"/>
          <w:noProof/>
        </w:rPr>
        <w:drawing>
          <wp:inline distT="0" distB="0" distL="0" distR="0" wp14:anchorId="617B1D9C" wp14:editId="4FCD0C26">
            <wp:extent cx="5274310" cy="5325745"/>
            <wp:effectExtent l="0" t="0" r="0" b="0"/>
            <wp:docPr id="867851003" name="Picture 1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1003" name="Picture 11" descr="A screenshot of a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74310" cy="5325745"/>
                    </a:xfrm>
                    <a:prstGeom prst="rect">
                      <a:avLst/>
                    </a:prstGeom>
                  </pic:spPr>
                </pic:pic>
              </a:graphicData>
            </a:graphic>
          </wp:inline>
        </w:drawing>
      </w:r>
    </w:p>
    <w:p w14:paraId="4C4AF5AB" w14:textId="6CF345B5" w:rsidR="00943E18" w:rsidRPr="00943E18" w:rsidRDefault="00943E18" w:rsidP="00943E18"/>
    <w:p w14:paraId="37CF540D" w14:textId="6106CFC7" w:rsidR="003C0CF8" w:rsidRPr="003C0CF8" w:rsidRDefault="003C0CF8" w:rsidP="00943E18">
      <w:pPr>
        <w:pStyle w:val="3"/>
      </w:pPr>
      <w:bookmarkStart w:id="129" w:name="_Toc927102299"/>
      <w:bookmarkStart w:id="130" w:name="_Toc183727739"/>
      <w:r>
        <w:rPr>
          <w:rFonts w:hint="eastAsia"/>
        </w:rPr>
        <w:lastRenderedPageBreak/>
        <w:t>6.2</w:t>
      </w:r>
      <w:r>
        <w:rPr>
          <w:rFonts w:hint="eastAsia"/>
        </w:rPr>
        <w:t>首年度收入</w:t>
      </w:r>
      <w:bookmarkEnd w:id="129"/>
      <w:bookmarkEnd w:id="130"/>
    </w:p>
    <w:p w14:paraId="440B81F7" w14:textId="1D331387" w:rsidR="00F7294A" w:rsidRPr="005F21FE" w:rsidRDefault="00617A82" w:rsidP="005F21FE">
      <w:pPr>
        <w:rPr>
          <w:rFonts w:ascii="FangSong" w:eastAsia="FangSong" w:hAnsi="FangSong"/>
          <w:szCs w:val="22"/>
        </w:rPr>
      </w:pPr>
      <w:r>
        <w:rPr>
          <w:rFonts w:ascii="FangSong" w:eastAsia="FangSong" w:hAnsi="FangSong"/>
          <w:noProof/>
          <w:sz w:val="24"/>
        </w:rPr>
        <w:drawing>
          <wp:anchor distT="0" distB="0" distL="114300" distR="114300" simplePos="0" relativeHeight="251624960" behindDoc="1" locked="0" layoutInCell="1" allowOverlap="1" wp14:anchorId="459DD36E" wp14:editId="2144D446">
            <wp:simplePos x="0" y="0"/>
            <wp:positionH relativeFrom="column">
              <wp:posOffset>0</wp:posOffset>
            </wp:positionH>
            <wp:positionV relativeFrom="paragraph">
              <wp:posOffset>1046895</wp:posOffset>
            </wp:positionV>
            <wp:extent cx="5274310" cy="3221355"/>
            <wp:effectExtent l="0" t="0" r="0" b="4445"/>
            <wp:wrapTight wrapText="bothSides">
              <wp:wrapPolygon edited="0">
                <wp:start x="0" y="0"/>
                <wp:lineTo x="0" y="21545"/>
                <wp:lineTo x="21532" y="21545"/>
                <wp:lineTo x="21532" y="0"/>
                <wp:lineTo x="0" y="0"/>
              </wp:wrapPolygon>
            </wp:wrapTight>
            <wp:docPr id="1899473689" name="Picture 1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3689" name="Picture 15" descr="A screenshot of a 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14:sizeRelH relativeFrom="page">
              <wp14:pctWidth>0</wp14:pctWidth>
            </wp14:sizeRelH>
            <wp14:sizeRelV relativeFrom="page">
              <wp14:pctHeight>0</wp14:pctHeight>
            </wp14:sizeRelV>
          </wp:anchor>
        </w:drawing>
      </w:r>
      <w:r w:rsidR="00603D31">
        <w:rPr>
          <w:rFonts w:ascii="FangSong" w:eastAsia="FangSong" w:hAnsi="FangSong"/>
          <w:noProof/>
          <w:szCs w:val="22"/>
        </w:rPr>
        <w:drawing>
          <wp:inline distT="0" distB="0" distL="0" distR="0" wp14:anchorId="2E9027F9" wp14:editId="2637D293">
            <wp:extent cx="5274310" cy="974725"/>
            <wp:effectExtent l="0" t="0" r="0" b="3175"/>
            <wp:docPr id="7883595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59558" name="Picture 13"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974725"/>
                    </a:xfrm>
                    <a:prstGeom prst="rect">
                      <a:avLst/>
                    </a:prstGeom>
                  </pic:spPr>
                </pic:pic>
              </a:graphicData>
            </a:graphic>
          </wp:inline>
        </w:drawing>
      </w:r>
    </w:p>
    <w:p w14:paraId="3934A93C" w14:textId="4948725D" w:rsidR="00F7294A" w:rsidRDefault="00493177">
      <w:pPr>
        <w:widowControl/>
        <w:rPr>
          <w:rFonts w:ascii="FangSong" w:eastAsia="FangSong" w:hAnsi="FangSong"/>
          <w:sz w:val="24"/>
        </w:rPr>
      </w:pPr>
      <w:r>
        <w:rPr>
          <w:rFonts w:ascii="FangSong" w:eastAsia="FangSong" w:hAnsi="FangSong" w:hint="eastAsia"/>
          <w:sz w:val="24"/>
        </w:rPr>
        <w:br w:type="page"/>
      </w:r>
    </w:p>
    <w:p w14:paraId="69375E3C" w14:textId="26053A39" w:rsidR="005F7AA4" w:rsidRDefault="005F7AA4" w:rsidP="005F7AA4">
      <w:pPr>
        <w:pStyle w:val="2"/>
      </w:pPr>
      <w:bookmarkStart w:id="131" w:name="_Toc183727740"/>
      <w:r>
        <w:rPr>
          <w:rFonts w:hint="eastAsia"/>
        </w:rPr>
        <w:lastRenderedPageBreak/>
        <w:t>7</w:t>
      </w:r>
      <w:r w:rsidRPr="49AE9450">
        <w:rPr>
          <w:rFonts w:hint="eastAsia"/>
        </w:rPr>
        <w:t>.</w:t>
      </w:r>
      <w:r>
        <w:rPr>
          <w:rFonts w:hint="eastAsia"/>
        </w:rPr>
        <w:t>附录</w:t>
      </w:r>
      <w:bookmarkEnd w:id="131"/>
    </w:p>
    <w:p w14:paraId="30FD6CFA" w14:textId="67C38823" w:rsidR="00681174" w:rsidRPr="00681174" w:rsidRDefault="007C4DAB" w:rsidP="00681174">
      <w:pPr>
        <w:pStyle w:val="3"/>
      </w:pPr>
      <w:bookmarkStart w:id="132" w:name="_Toc183727741"/>
      <w:r w:rsidRPr="007C4DAB">
        <w:rPr>
          <w:rFonts w:hint="eastAsia"/>
        </w:rPr>
        <w:t>附录</w:t>
      </w:r>
      <w:r w:rsidR="00756250" w:rsidRPr="00756250">
        <w:t>一：了解香港</w:t>
      </w:r>
      <w:r w:rsidR="00083A6B">
        <w:rPr>
          <w:rFonts w:hint="eastAsia"/>
        </w:rPr>
        <w:t>学生</w:t>
      </w:r>
      <w:r w:rsidRPr="007C4DAB">
        <w:rPr>
          <w:rFonts w:hint="eastAsia"/>
        </w:rPr>
        <w:t>对</w:t>
      </w:r>
      <w:r w:rsidR="00083A6B">
        <w:rPr>
          <w:rFonts w:hint="eastAsia"/>
        </w:rPr>
        <w:t>交友租房</w:t>
      </w:r>
      <w:r w:rsidR="00756250" w:rsidRPr="00756250">
        <w:t>的需求</w:t>
      </w:r>
      <w:bookmarkEnd w:id="132"/>
    </w:p>
    <w:p w14:paraId="78DE6AB8" w14:textId="3E71DB78" w:rsidR="005F7AA4" w:rsidRPr="003C1F1E" w:rsidRDefault="000A1FFE" w:rsidP="00681174">
      <w:pPr>
        <w:rPr>
          <w:rFonts w:ascii="FangSong" w:eastAsia="FangSong" w:hAnsi="FangSong"/>
          <w:sz w:val="24"/>
        </w:rPr>
      </w:pPr>
      <w:r w:rsidRPr="003C1F1E">
        <w:rPr>
          <w:rFonts w:ascii="FangSong" w:eastAsia="FangSong" w:hAnsi="FangSong"/>
          <w:noProof/>
          <w:sz w:val="24"/>
        </w:rPr>
        <w:drawing>
          <wp:inline distT="0" distB="0" distL="0" distR="0" wp14:anchorId="51FA94C1" wp14:editId="647068B8">
            <wp:extent cx="5270500" cy="7289800"/>
            <wp:effectExtent l="0" t="0" r="6350" b="6350"/>
            <wp:docPr id="4123763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70">
                      <a:extLst>
                        <a:ext uri="{28A0092B-C50C-407E-A947-70E740481C1C}">
                          <a14:useLocalDpi xmlns:a14="http://schemas.microsoft.com/office/drawing/2010/main" val="0"/>
                        </a:ext>
                      </a:extLst>
                    </a:blip>
                    <a:stretch>
                      <a:fillRect/>
                    </a:stretch>
                  </pic:blipFill>
                  <pic:spPr>
                    <a:xfrm>
                      <a:off x="0" y="0"/>
                      <a:ext cx="5270500" cy="7289800"/>
                    </a:xfrm>
                    <a:prstGeom prst="rect">
                      <a:avLst/>
                    </a:prstGeom>
                  </pic:spPr>
                </pic:pic>
              </a:graphicData>
            </a:graphic>
          </wp:inline>
        </w:drawing>
      </w:r>
    </w:p>
    <w:p w14:paraId="1FE5A8A5" w14:textId="22967EA2" w:rsidR="000A1FFE" w:rsidRDefault="000A1FFE" w:rsidP="00681174">
      <w:pPr>
        <w:rPr>
          <w:rFonts w:ascii="FangSong" w:eastAsia="FangSong" w:hAnsi="FangSong"/>
          <w:sz w:val="24"/>
        </w:rPr>
      </w:pPr>
      <w:r>
        <w:rPr>
          <w:rFonts w:ascii="FangSong" w:eastAsia="FangSong" w:hAnsi="FangSong"/>
          <w:noProof/>
          <w:sz w:val="24"/>
        </w:rPr>
        <w:lastRenderedPageBreak/>
        <w:drawing>
          <wp:inline distT="0" distB="0" distL="0" distR="0" wp14:anchorId="424D142F" wp14:editId="710D3426">
            <wp:extent cx="5270500" cy="6235700"/>
            <wp:effectExtent l="0" t="0" r="6350" b="0"/>
            <wp:docPr id="6188362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6235700"/>
                    </a:xfrm>
                    <a:prstGeom prst="rect">
                      <a:avLst/>
                    </a:prstGeom>
                    <a:noFill/>
                    <a:ln>
                      <a:noFill/>
                    </a:ln>
                  </pic:spPr>
                </pic:pic>
              </a:graphicData>
            </a:graphic>
          </wp:inline>
        </w:drawing>
      </w:r>
    </w:p>
    <w:p w14:paraId="757F1DFA" w14:textId="77777777" w:rsidR="000A1FFE" w:rsidRDefault="000A1FFE" w:rsidP="00681174">
      <w:pPr>
        <w:rPr>
          <w:rFonts w:ascii="FangSong" w:eastAsia="FangSong" w:hAnsi="FangSong"/>
          <w:sz w:val="24"/>
        </w:rPr>
      </w:pPr>
    </w:p>
    <w:p w14:paraId="3A7FA06E" w14:textId="5F59F232" w:rsidR="0015125D" w:rsidRDefault="000A1FFE" w:rsidP="00681174">
      <w:pPr>
        <w:rPr>
          <w:rFonts w:ascii="FangSong" w:eastAsia="FangSong" w:hAnsi="FangSong"/>
          <w:sz w:val="24"/>
        </w:rPr>
      </w:pPr>
      <w:r>
        <w:rPr>
          <w:rFonts w:ascii="FangSong" w:eastAsia="FangSong" w:hAnsi="FangSong"/>
          <w:noProof/>
          <w:sz w:val="24"/>
        </w:rPr>
        <w:lastRenderedPageBreak/>
        <w:drawing>
          <wp:inline distT="0" distB="0" distL="0" distR="0" wp14:anchorId="701347F6" wp14:editId="3671C4AC">
            <wp:extent cx="5270500" cy="6076950"/>
            <wp:effectExtent l="0" t="0" r="6350" b="0"/>
            <wp:docPr id="15465398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6076950"/>
                    </a:xfrm>
                    <a:prstGeom prst="rect">
                      <a:avLst/>
                    </a:prstGeom>
                    <a:noFill/>
                    <a:ln>
                      <a:noFill/>
                    </a:ln>
                  </pic:spPr>
                </pic:pic>
              </a:graphicData>
            </a:graphic>
          </wp:inline>
        </w:drawing>
      </w:r>
      <w:r>
        <w:rPr>
          <w:rFonts w:ascii="FangSong" w:eastAsia="FangSong" w:hAnsi="FangSong" w:hint="eastAsia"/>
          <w:noProof/>
          <w:sz w:val="24"/>
        </w:rPr>
        <w:lastRenderedPageBreak/>
        <w:drawing>
          <wp:inline distT="0" distB="0" distL="0" distR="0" wp14:anchorId="567A09C9" wp14:editId="24FAF205">
            <wp:extent cx="5270500" cy="4292600"/>
            <wp:effectExtent l="0" t="0" r="6350" b="0"/>
            <wp:docPr id="8468030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4292600"/>
                    </a:xfrm>
                    <a:prstGeom prst="rect">
                      <a:avLst/>
                    </a:prstGeom>
                    <a:noFill/>
                    <a:ln>
                      <a:noFill/>
                    </a:ln>
                  </pic:spPr>
                </pic:pic>
              </a:graphicData>
            </a:graphic>
          </wp:inline>
        </w:drawing>
      </w:r>
    </w:p>
    <w:p w14:paraId="18AD3FFC" w14:textId="497C5587" w:rsidR="00030C01" w:rsidRDefault="00030C01" w:rsidP="00681174">
      <w:pPr>
        <w:rPr>
          <w:rFonts w:ascii="FangSong" w:eastAsia="FangSong" w:hAnsi="FangSong"/>
          <w:sz w:val="24"/>
        </w:rPr>
      </w:pPr>
    </w:p>
    <w:p w14:paraId="41E9F19C" w14:textId="46E6D825" w:rsidR="00030C01" w:rsidRDefault="00030C01" w:rsidP="00681174">
      <w:pPr>
        <w:rPr>
          <w:rFonts w:ascii="FangSong" w:eastAsia="FangSong" w:hAnsi="FangSong"/>
          <w:sz w:val="24"/>
        </w:rPr>
      </w:pPr>
    </w:p>
    <w:p w14:paraId="20FEE18E" w14:textId="6512C609" w:rsidR="00030C01" w:rsidRPr="00030C01" w:rsidRDefault="00030C01" w:rsidP="00681174">
      <w:pPr>
        <w:rPr>
          <w:rFonts w:ascii="FangSong" w:eastAsia="FangSong" w:hAnsi="FangSong"/>
          <w:color w:val="FF0000"/>
          <w:sz w:val="24"/>
        </w:rPr>
      </w:pPr>
      <w:r w:rsidRPr="00030C01">
        <w:rPr>
          <w:rFonts w:ascii="FangSong" w:eastAsia="FangSong" w:hAnsi="FangSong" w:hint="eastAsia"/>
          <w:color w:val="FF0000"/>
          <w:sz w:val="24"/>
        </w:rPr>
        <w:t>總體而言，計劃周翔、</w:t>
      </w:r>
      <w:proofErr w:type="gramStart"/>
      <w:r w:rsidRPr="00030C01">
        <w:rPr>
          <w:rFonts w:ascii="FangSong" w:eastAsia="FangSong" w:hAnsi="FangSong" w:hint="eastAsia"/>
          <w:color w:val="FF0000"/>
          <w:sz w:val="24"/>
        </w:rPr>
        <w:t>嚴</w:t>
      </w:r>
      <w:proofErr w:type="gramEnd"/>
      <w:r w:rsidRPr="00030C01">
        <w:rPr>
          <w:rFonts w:ascii="FangSong" w:eastAsia="FangSong" w:hAnsi="FangSong" w:hint="eastAsia"/>
          <w:color w:val="FF0000"/>
          <w:sz w:val="24"/>
        </w:rPr>
        <w:t>謹、有說服力。</w:t>
      </w:r>
    </w:p>
    <w:p w14:paraId="4143B0F6" w14:textId="1E662A8F" w:rsidR="00030C01" w:rsidRPr="00030C01" w:rsidRDefault="00030C01" w:rsidP="00681174">
      <w:pPr>
        <w:rPr>
          <w:rFonts w:ascii="FangSong" w:eastAsia="FangSong" w:hAnsi="FangSong" w:hint="eastAsia"/>
          <w:color w:val="FF0000"/>
          <w:sz w:val="24"/>
        </w:rPr>
      </w:pPr>
      <w:r w:rsidRPr="00030C01">
        <w:rPr>
          <w:rFonts w:ascii="FangSong" w:eastAsia="FangSong" w:hAnsi="FangSong"/>
          <w:color w:val="FF0000"/>
          <w:sz w:val="24"/>
        </w:rPr>
        <w:t>85</w:t>
      </w:r>
      <w:r w:rsidRPr="00030C01">
        <w:rPr>
          <w:rFonts w:ascii="FangSong" w:eastAsia="FangSong" w:hAnsi="FangSong" w:hint="eastAsia"/>
          <w:color w:val="FF0000"/>
          <w:sz w:val="24"/>
        </w:rPr>
        <w:t>/</w:t>
      </w:r>
      <w:r w:rsidRPr="00030C01">
        <w:rPr>
          <w:rFonts w:ascii="FangSong" w:eastAsia="FangSong" w:hAnsi="FangSong"/>
          <w:color w:val="FF0000"/>
          <w:sz w:val="24"/>
        </w:rPr>
        <w:t>100</w:t>
      </w:r>
    </w:p>
    <w:sectPr w:rsidR="00030C01" w:rsidRPr="00030C01" w:rsidSect="00502AD0">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LIANG, Shanshan [CLC]" w:date="2024-11-30T18:47:00Z" w:initials="SL">
    <w:p w14:paraId="67A55F96" w14:textId="2D271454" w:rsidR="00855516" w:rsidRDefault="00855516" w:rsidP="00855516">
      <w:pPr>
        <w:pStyle w:val="af9"/>
        <w:rPr>
          <w:lang w:eastAsia="zh-TW"/>
        </w:rPr>
      </w:pPr>
      <w:r>
        <w:rPr>
          <w:rStyle w:val="af8"/>
        </w:rPr>
        <w:annotationRef/>
      </w:r>
      <w:r w:rsidR="003262F9">
        <w:rPr>
          <w:rFonts w:hint="eastAsia"/>
          <w:lang w:eastAsia="zh-TW"/>
        </w:rPr>
        <w:t>？</w:t>
      </w:r>
    </w:p>
  </w:comment>
  <w:comment w:id="29" w:author="LIANG, Shanshan [CLC]" w:date="2024-11-30T18:49:00Z" w:initials="SL">
    <w:p w14:paraId="00F6A079" w14:textId="76DAD101" w:rsidR="00855516" w:rsidRDefault="00855516" w:rsidP="00855516">
      <w:pPr>
        <w:pStyle w:val="af9"/>
        <w:rPr>
          <w:lang w:eastAsia="zh-TW"/>
        </w:rPr>
      </w:pPr>
      <w:r>
        <w:rPr>
          <w:rStyle w:val="af8"/>
        </w:rPr>
        <w:annotationRef/>
      </w:r>
      <w:r>
        <w:rPr>
          <w:rFonts w:hint="eastAsia"/>
          <w:lang w:eastAsia="zh-TW"/>
        </w:rPr>
        <w:t>短期目標</w:t>
      </w:r>
      <w:r w:rsidR="003262F9">
        <w:rPr>
          <w:rFonts w:hint="eastAsia"/>
          <w:lang w:eastAsia="zh-TW"/>
        </w:rPr>
        <w:t>中並</w:t>
      </w:r>
      <w:r>
        <w:rPr>
          <w:rFonts w:hint="eastAsia"/>
          <w:lang w:eastAsia="zh-TW"/>
        </w:rPr>
        <w:t>沒有提及</w:t>
      </w:r>
      <w:r w:rsidR="003262F9">
        <w:rPr>
          <w:rFonts w:hint="eastAsia"/>
          <w:lang w:eastAsia="zh-TW"/>
        </w:rPr>
        <w:t>首先發展九龍區的用戶</w:t>
      </w:r>
    </w:p>
  </w:comment>
  <w:comment w:id="37" w:author="LIANG, Shanshan [CLC]" w:date="2024-11-30T18:50:00Z" w:initials="SL">
    <w:p w14:paraId="3A80EADF" w14:textId="77777777" w:rsidR="00855516" w:rsidRDefault="00855516" w:rsidP="00855516">
      <w:pPr>
        <w:pStyle w:val="af9"/>
        <w:rPr>
          <w:lang w:eastAsia="zh-TW"/>
        </w:rPr>
      </w:pPr>
      <w:r>
        <w:rPr>
          <w:rStyle w:val="af8"/>
        </w:rPr>
        <w:annotationRef/>
      </w:r>
      <w:r>
        <w:rPr>
          <w:rFonts w:hint="eastAsia"/>
          <w:lang w:eastAsia="zh-TW"/>
        </w:rPr>
        <w:t>信息與上文重複，可刪除</w:t>
      </w:r>
    </w:p>
  </w:comment>
  <w:comment w:id="47" w:author="LIANG, Shanshan [CLC]" w:date="2024-11-30T18:51:00Z" w:initials="SL">
    <w:p w14:paraId="2A1579D2" w14:textId="77777777" w:rsidR="00855516" w:rsidRDefault="00855516" w:rsidP="00855516">
      <w:pPr>
        <w:pStyle w:val="af9"/>
        <w:rPr>
          <w:lang w:eastAsia="zh-TW"/>
        </w:rPr>
      </w:pPr>
      <w:r>
        <w:rPr>
          <w:rStyle w:val="af8"/>
        </w:rPr>
        <w:annotationRef/>
      </w:r>
      <w:r>
        <w:rPr>
          <w:rFonts w:hint="eastAsia"/>
          <w:lang w:eastAsia="zh-TW"/>
        </w:rPr>
        <w:t>？</w:t>
      </w:r>
    </w:p>
    <w:p w14:paraId="30B72355" w14:textId="5222A918" w:rsidR="00855516" w:rsidRDefault="00855516" w:rsidP="00855516">
      <w:pPr>
        <w:pStyle w:val="af9"/>
        <w:rPr>
          <w:lang w:eastAsia="zh-TW"/>
        </w:rPr>
      </w:pPr>
      <w:proofErr w:type="gramStart"/>
      <w:r>
        <w:rPr>
          <w:rFonts w:hint="eastAsia"/>
          <w:lang w:eastAsia="zh-TW"/>
        </w:rPr>
        <w:t>租客和</w:t>
      </w:r>
      <w:proofErr w:type="gramEnd"/>
      <w:r>
        <w:rPr>
          <w:rFonts w:hint="eastAsia"/>
          <w:lang w:eastAsia="zh-TW"/>
        </w:rPr>
        <w:t>房東都是用戶，這裡寫「</w:t>
      </w:r>
      <w:proofErr w:type="gramStart"/>
      <w:r>
        <w:rPr>
          <w:rFonts w:hint="eastAsia"/>
          <w:lang w:eastAsia="zh-TW"/>
        </w:rPr>
        <w:t>租客</w:t>
      </w:r>
      <w:proofErr w:type="gramEnd"/>
      <w:r>
        <w:rPr>
          <w:rFonts w:hint="eastAsia"/>
          <w:lang w:eastAsia="zh-TW"/>
        </w:rPr>
        <w:t>」比較清楚</w:t>
      </w:r>
    </w:p>
  </w:comment>
  <w:comment w:id="65" w:author="LIANG, Shanshan [CLC]" w:date="2024-11-30T18:55:00Z" w:initials="SL">
    <w:p w14:paraId="16C20B9B" w14:textId="77777777" w:rsidR="00C9047A" w:rsidRDefault="00C9047A" w:rsidP="00C9047A">
      <w:pPr>
        <w:pStyle w:val="af9"/>
      </w:pPr>
      <w:r>
        <w:rPr>
          <w:rStyle w:val="af8"/>
        </w:rPr>
        <w:annotationRef/>
      </w:r>
      <w:r>
        <w:rPr>
          <w:rFonts w:hint="eastAsia"/>
        </w:rPr>
        <w:t>？</w:t>
      </w:r>
    </w:p>
  </w:comment>
  <w:comment w:id="76" w:author="LIANG, Shanshan [CLC]" w:date="2024-11-30T18:59:00Z" w:initials="SL">
    <w:p w14:paraId="2EA6FB0C" w14:textId="77777777" w:rsidR="00C9047A" w:rsidRDefault="00C9047A" w:rsidP="00C9047A">
      <w:pPr>
        <w:pStyle w:val="af9"/>
      </w:pPr>
      <w:r>
        <w:rPr>
          <w:rStyle w:val="af8"/>
        </w:rPr>
        <w:annotationRef/>
      </w:r>
      <w:r>
        <w:rPr>
          <w:rFonts w:hint="eastAsia"/>
        </w:rPr>
        <w:t>？</w:t>
      </w:r>
    </w:p>
  </w:comment>
  <w:comment w:id="83" w:author="LIANG, Shanshan [CLC]" w:date="2024-12-04T20:37:00Z" w:initials="LS[">
    <w:p w14:paraId="351C43E0" w14:textId="69D2484D" w:rsidR="00BA317F" w:rsidRDefault="00BA317F">
      <w:pPr>
        <w:pStyle w:val="af9"/>
      </w:pPr>
      <w:r>
        <w:rPr>
          <w:rStyle w:val="af8"/>
        </w:rPr>
        <w:annotationRef/>
      </w:r>
      <w:proofErr w:type="gramStart"/>
      <w:r>
        <w:rPr>
          <w:rFonts w:hint="eastAsia"/>
        </w:rPr>
        <w:t>冗</w:t>
      </w:r>
      <w:proofErr w:type="gramEnd"/>
      <w:r>
        <w:rPr>
          <w:rFonts w:hint="eastAsia"/>
        </w:rPr>
        <w:t>贅</w:t>
      </w:r>
    </w:p>
  </w:comment>
  <w:comment w:id="94" w:author="LIANG, Shanshan [CLC]" w:date="2024-12-04T20:39:00Z" w:initials="LS[">
    <w:p w14:paraId="713C418E" w14:textId="37ED3B68" w:rsidR="003262F9" w:rsidRDefault="003262F9">
      <w:pPr>
        <w:pStyle w:val="af9"/>
        <w:rPr>
          <w:rFonts w:hint="eastAsia"/>
        </w:rPr>
      </w:pPr>
      <w:r>
        <w:rPr>
          <w:rStyle w:val="af8"/>
          <w:rFonts w:hint="eastAsia"/>
        </w:rPr>
        <w:t>所指不明</w:t>
      </w:r>
    </w:p>
  </w:comment>
  <w:comment w:id="97" w:author="LIANG, Shanshan [CLC]" w:date="2024-12-04T20:40:00Z" w:initials="LS[">
    <w:p w14:paraId="73216D9E" w14:textId="5D6DA368" w:rsidR="003262F9" w:rsidRDefault="003262F9">
      <w:pPr>
        <w:pStyle w:val="af9"/>
        <w:rPr>
          <w:rFonts w:hint="eastAsia"/>
        </w:rPr>
      </w:pPr>
      <w:r>
        <w:rPr>
          <w:rStyle w:val="af8"/>
        </w:rPr>
        <w:annotationRef/>
      </w:r>
      <w:r>
        <w:rPr>
          <w:rFonts w:hint="eastAsia"/>
        </w:rPr>
        <w:t>因果關係不明</w:t>
      </w:r>
    </w:p>
  </w:comment>
  <w:comment w:id="104" w:author="LIANG, Shanshan [CLC]" w:date="2024-12-04T20:45:00Z" w:initials="LS[">
    <w:p w14:paraId="7EC3042A" w14:textId="4D4089C9" w:rsidR="003427F0" w:rsidRDefault="003427F0">
      <w:pPr>
        <w:pStyle w:val="af9"/>
        <w:rPr>
          <w:lang w:eastAsia="zh-TW"/>
        </w:rPr>
      </w:pPr>
      <w:r>
        <w:rPr>
          <w:rStyle w:val="af8"/>
        </w:rPr>
        <w:annotationRef/>
      </w:r>
      <w:r>
        <w:rPr>
          <w:rFonts w:hint="eastAsia"/>
          <w:lang w:eastAsia="zh-TW"/>
        </w:rPr>
        <w:t>沒有具體解釋合作方式，且可以與</w:t>
      </w:r>
      <w:r>
        <w:rPr>
          <w:rFonts w:hint="eastAsia"/>
          <w:lang w:eastAsia="zh-TW"/>
        </w:rPr>
        <w:t>4</w:t>
      </w:r>
      <w:r>
        <w:rPr>
          <w:lang w:eastAsia="zh-TW"/>
        </w:rPr>
        <w:t>.2</w:t>
      </w:r>
      <w:r>
        <w:rPr>
          <w:rFonts w:hint="eastAsia"/>
          <w:lang w:eastAsia="zh-TW"/>
        </w:rPr>
        <w:t>內容合併</w:t>
      </w:r>
    </w:p>
  </w:comment>
  <w:comment w:id="110" w:author="LIANG, Shanshan [CLC]" w:date="2024-12-04T20:45:00Z" w:initials="LS[">
    <w:p w14:paraId="3FF2B8FD" w14:textId="57D188B0" w:rsidR="003427F0" w:rsidRDefault="003427F0">
      <w:pPr>
        <w:pStyle w:val="af9"/>
      </w:pPr>
      <w:r>
        <w:rPr>
          <w:rStyle w:val="af8"/>
        </w:rPr>
        <w:annotationRef/>
      </w:r>
      <w:r>
        <w:rPr>
          <w:rFonts w:hint="eastAsia"/>
        </w:rPr>
        <w:t>仍未解釋如何合作</w:t>
      </w:r>
    </w:p>
  </w:comment>
  <w:comment w:id="114" w:author="LIANG, Shanshan [CLC]" w:date="2024-12-04T20:47:00Z" w:initials="LS[">
    <w:p w14:paraId="2C82D279" w14:textId="5C3B38A4" w:rsidR="00030C01" w:rsidRDefault="00030C01">
      <w:pPr>
        <w:pStyle w:val="af9"/>
        <w:rPr>
          <w:rFonts w:hint="eastAsia"/>
          <w:lang w:eastAsia="zh-TW"/>
        </w:rPr>
      </w:pPr>
      <w:r>
        <w:rPr>
          <w:rStyle w:val="af8"/>
        </w:rPr>
        <w:annotationRef/>
      </w:r>
      <w:r>
        <w:rPr>
          <w:rFonts w:hint="eastAsia"/>
          <w:lang w:eastAsia="zh-TW"/>
        </w:rPr>
        <w:t>本身已經是</w:t>
      </w:r>
      <w:r w:rsidRPr="00030C01">
        <w:rPr>
          <w:rFonts w:hint="eastAsia"/>
          <w:lang w:eastAsia="zh-TW"/>
        </w:rPr>
        <w:t>「</w:t>
      </w:r>
      <w:r>
        <w:rPr>
          <w:rFonts w:hint="eastAsia"/>
          <w:lang w:eastAsia="zh-TW"/>
        </w:rPr>
        <w:t>一次付費無限次配對</w:t>
      </w:r>
      <w:r w:rsidRPr="00030C01">
        <w:rPr>
          <w:rFonts w:hint="eastAsia"/>
          <w:lang w:eastAsia="zh-TW"/>
        </w:rPr>
        <w:t>」</w:t>
      </w:r>
      <w:r>
        <w:rPr>
          <w:rFonts w:hint="eastAsia"/>
          <w:lang w:eastAsia="zh-TW"/>
        </w:rPr>
        <w:t>了，為何還要提供這個優惠？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A55F96" w15:done="0"/>
  <w15:commentEx w15:paraId="00F6A079" w15:done="0"/>
  <w15:commentEx w15:paraId="3A80EADF" w15:done="0"/>
  <w15:commentEx w15:paraId="30B72355" w15:done="0"/>
  <w15:commentEx w15:paraId="16C20B9B" w15:done="0"/>
  <w15:commentEx w15:paraId="2EA6FB0C" w15:done="0"/>
  <w15:commentEx w15:paraId="351C43E0" w15:done="0"/>
  <w15:commentEx w15:paraId="713C418E" w15:done="0"/>
  <w15:commentEx w15:paraId="73216D9E" w15:done="0"/>
  <w15:commentEx w15:paraId="7EC3042A" w15:done="0"/>
  <w15:commentEx w15:paraId="3FF2B8FD" w15:done="0"/>
  <w15:commentEx w15:paraId="2C82D2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C41A9" w16cex:dateUtc="2024-11-30T10:47:00Z"/>
  <w16cex:commentExtensible w16cex:durableId="27CB51A6" w16cex:dateUtc="2024-11-30T10:49:00Z"/>
  <w16cex:commentExtensible w16cex:durableId="3B9EA291" w16cex:dateUtc="2024-11-30T10:50:00Z"/>
  <w16cex:commentExtensible w16cex:durableId="1B25DDF3" w16cex:dateUtc="2024-11-30T10:51:00Z"/>
  <w16cex:commentExtensible w16cex:durableId="531C45EE" w16cex:dateUtc="2024-11-30T10:55:00Z"/>
  <w16cex:commentExtensible w16cex:durableId="13E7E9F7" w16cex:dateUtc="2024-11-30T10:59:00Z"/>
  <w16cex:commentExtensible w16cex:durableId="2AFB3C08" w16cex:dateUtc="2024-12-04T12:37:00Z"/>
  <w16cex:commentExtensible w16cex:durableId="2AFB3C9B" w16cex:dateUtc="2024-12-04T12:39:00Z"/>
  <w16cex:commentExtensible w16cex:durableId="2AFB3CCF" w16cex:dateUtc="2024-12-04T12:40:00Z"/>
  <w16cex:commentExtensible w16cex:durableId="2AFB3DEC" w16cex:dateUtc="2024-12-04T12:45:00Z"/>
  <w16cex:commentExtensible w16cex:durableId="2AFB3DFE" w16cex:dateUtc="2024-12-04T12:45:00Z"/>
  <w16cex:commentExtensible w16cex:durableId="2AFB3E58" w16cex:dateUtc="2024-12-04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A55F96" w16cid:durableId="262C41A9"/>
  <w16cid:commentId w16cid:paraId="00F6A079" w16cid:durableId="27CB51A6"/>
  <w16cid:commentId w16cid:paraId="3A80EADF" w16cid:durableId="3B9EA291"/>
  <w16cid:commentId w16cid:paraId="30B72355" w16cid:durableId="1B25DDF3"/>
  <w16cid:commentId w16cid:paraId="16C20B9B" w16cid:durableId="531C45EE"/>
  <w16cid:commentId w16cid:paraId="2EA6FB0C" w16cid:durableId="13E7E9F7"/>
  <w16cid:commentId w16cid:paraId="351C43E0" w16cid:durableId="2AFB3C08"/>
  <w16cid:commentId w16cid:paraId="713C418E" w16cid:durableId="2AFB3C9B"/>
  <w16cid:commentId w16cid:paraId="73216D9E" w16cid:durableId="2AFB3CCF"/>
  <w16cid:commentId w16cid:paraId="7EC3042A" w16cid:durableId="2AFB3DEC"/>
  <w16cid:commentId w16cid:paraId="3FF2B8FD" w16cid:durableId="2AFB3DFE"/>
  <w16cid:commentId w16cid:paraId="2C82D279" w16cid:durableId="2AFB3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0F48C" w14:textId="77777777" w:rsidR="0035547E" w:rsidRDefault="0035547E" w:rsidP="00926B87">
      <w:pPr>
        <w:spacing w:after="0" w:line="240" w:lineRule="auto"/>
      </w:pPr>
      <w:r>
        <w:separator/>
      </w:r>
    </w:p>
  </w:endnote>
  <w:endnote w:type="continuationSeparator" w:id="0">
    <w:p w14:paraId="7857AE9E" w14:textId="77777777" w:rsidR="0035547E" w:rsidRDefault="0035547E" w:rsidP="00926B87">
      <w:pPr>
        <w:spacing w:after="0" w:line="240" w:lineRule="auto"/>
      </w:pPr>
      <w:r>
        <w:continuationSeparator/>
      </w:r>
    </w:p>
  </w:endnote>
  <w:endnote w:type="continuationNotice" w:id="1">
    <w:p w14:paraId="704D80E7" w14:textId="77777777" w:rsidR="0035547E" w:rsidRDefault="003554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FangSong">
    <w:altName w:val="仿宋"/>
    <w:panose1 w:val="02010609060101010101"/>
    <w:charset w:val="86"/>
    <w:family w:val="modern"/>
    <w:pitch w:val="fixed"/>
    <w:sig w:usb0="800002BF" w:usb1="38CF7CFA" w:usb2="00000016" w:usb3="00000000" w:csb0="00040001" w:csb1="00000000"/>
  </w:font>
  <w:font w:name="FZYaoTi">
    <w:altName w:val="方正姚体"/>
    <w:panose1 w:val="02010601030101010101"/>
    <w:charset w:val="86"/>
    <w:family w:val="auto"/>
    <w:pitch w:val="variable"/>
    <w:sig w:usb0="00000003" w:usb1="080E0000" w:usb2="00000010" w:usb3="00000000" w:csb0="00040000" w:csb1="00000000"/>
  </w:font>
  <w:font w:name="HGSoeiKakugothicUB">
    <w:charset w:val="80"/>
    <w:family w:val="modern"/>
    <w:pitch w:val="fixed"/>
    <w:sig w:usb0="E00002FF" w:usb1="2AC7EDFE" w:usb2="00000012" w:usb3="00000000" w:csb0="00020001" w:csb1="00000000"/>
  </w:font>
  <w:font w:name="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E5D4" w14:textId="77777777" w:rsidR="0035547E" w:rsidRDefault="0035547E" w:rsidP="00926B87">
      <w:pPr>
        <w:spacing w:after="0" w:line="240" w:lineRule="auto"/>
      </w:pPr>
      <w:r>
        <w:separator/>
      </w:r>
    </w:p>
  </w:footnote>
  <w:footnote w:type="continuationSeparator" w:id="0">
    <w:p w14:paraId="588A1880" w14:textId="77777777" w:rsidR="0035547E" w:rsidRDefault="0035547E" w:rsidP="00926B87">
      <w:pPr>
        <w:spacing w:after="0" w:line="240" w:lineRule="auto"/>
      </w:pPr>
      <w:r>
        <w:continuationSeparator/>
      </w:r>
    </w:p>
  </w:footnote>
  <w:footnote w:type="continuationNotice" w:id="1">
    <w:p w14:paraId="19AF5D26" w14:textId="77777777" w:rsidR="0035547E" w:rsidRDefault="003554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86D"/>
    <w:multiLevelType w:val="hybridMultilevel"/>
    <w:tmpl w:val="45FAED0A"/>
    <w:lvl w:ilvl="0" w:tplc="405EBCEC">
      <w:start w:val="1"/>
      <w:numFmt w:val="japaneseCounting"/>
      <w:lvlText w:val="(%1)"/>
      <w:lvlJc w:val="left"/>
      <w:pPr>
        <w:ind w:left="1080" w:hanging="48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 w15:restartNumberingAfterBreak="0">
    <w:nsid w:val="0FC825BC"/>
    <w:multiLevelType w:val="hybridMultilevel"/>
    <w:tmpl w:val="9F44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51CE9"/>
    <w:multiLevelType w:val="hybridMultilevel"/>
    <w:tmpl w:val="6AFCD938"/>
    <w:lvl w:ilvl="0" w:tplc="366084A6">
      <w:start w:val="1"/>
      <w:numFmt w:val="decimal"/>
      <w:lvlText w:val="（%1）"/>
      <w:lvlJc w:val="left"/>
      <w:pPr>
        <w:ind w:left="2400" w:hanging="72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3" w15:restartNumberingAfterBreak="0">
    <w:nsid w:val="4ABA0B05"/>
    <w:multiLevelType w:val="hybridMultilevel"/>
    <w:tmpl w:val="AC248842"/>
    <w:lvl w:ilvl="0" w:tplc="ADC6F618">
      <w:start w:val="1"/>
      <w:numFmt w:val="japaneseCounting"/>
      <w:lvlText w:val="（%1）"/>
      <w:lvlJc w:val="left"/>
      <w:pPr>
        <w:ind w:left="1320" w:hanging="72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4" w15:restartNumberingAfterBreak="0">
    <w:nsid w:val="4DEA5102"/>
    <w:multiLevelType w:val="hybridMultilevel"/>
    <w:tmpl w:val="4FF49C38"/>
    <w:lvl w:ilvl="0" w:tplc="8A36DED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1F01CA4"/>
    <w:multiLevelType w:val="hybridMultilevel"/>
    <w:tmpl w:val="287A1B42"/>
    <w:lvl w:ilvl="0" w:tplc="B2E0E246">
      <w:start w:val="1"/>
      <w:numFmt w:val="decimal"/>
      <w:lvlText w:val="（%1）"/>
      <w:lvlJc w:val="left"/>
      <w:pPr>
        <w:ind w:left="1287" w:hanging="72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6" w15:restartNumberingAfterBreak="0">
    <w:nsid w:val="67C23B78"/>
    <w:multiLevelType w:val="hybridMultilevel"/>
    <w:tmpl w:val="78EE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92BDC"/>
    <w:multiLevelType w:val="hybridMultilevel"/>
    <w:tmpl w:val="869EF51C"/>
    <w:lvl w:ilvl="0" w:tplc="6E52E2C6">
      <w:start w:val="1"/>
      <w:numFmt w:val="japaneseCounting"/>
      <w:lvlText w:val="（%1）"/>
      <w:lvlJc w:val="left"/>
      <w:pPr>
        <w:ind w:left="1320" w:hanging="8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A7464C"/>
    <w:multiLevelType w:val="hybridMultilevel"/>
    <w:tmpl w:val="C2F6EE24"/>
    <w:lvl w:ilvl="0" w:tplc="31D4F5B4">
      <w:start w:val="1"/>
      <w:numFmt w:val="japaneseCounting"/>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abstractNumId w:val="4"/>
  </w:num>
  <w:num w:numId="2">
    <w:abstractNumId w:val="8"/>
  </w:num>
  <w:num w:numId="3">
    <w:abstractNumId w:val="2"/>
  </w:num>
  <w:num w:numId="4">
    <w:abstractNumId w:val="3"/>
  </w:num>
  <w:num w:numId="5">
    <w:abstractNumId w:val="0"/>
  </w:num>
  <w:num w:numId="6">
    <w:abstractNumId w:val="5"/>
  </w:num>
  <w:num w:numId="7">
    <w:abstractNumId w:val="7"/>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NG, Shanshan [CLC]">
    <w15:presenceInfo w15:providerId="AD" w15:userId="S::ssliang@polyu.edu.hk::f80ab307-aa08-4bbf-a8b3-255563b6d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58"/>
    <w:rsid w:val="00000167"/>
    <w:rsid w:val="00000C10"/>
    <w:rsid w:val="00001529"/>
    <w:rsid w:val="00003502"/>
    <w:rsid w:val="000037CF"/>
    <w:rsid w:val="00003BA0"/>
    <w:rsid w:val="000046A3"/>
    <w:rsid w:val="00005D25"/>
    <w:rsid w:val="00005ED2"/>
    <w:rsid w:val="0000736B"/>
    <w:rsid w:val="00007CED"/>
    <w:rsid w:val="0001123F"/>
    <w:rsid w:val="0001140B"/>
    <w:rsid w:val="00012410"/>
    <w:rsid w:val="00014CFE"/>
    <w:rsid w:val="00014D42"/>
    <w:rsid w:val="00016AA8"/>
    <w:rsid w:val="00016C12"/>
    <w:rsid w:val="00020208"/>
    <w:rsid w:val="00020500"/>
    <w:rsid w:val="00020693"/>
    <w:rsid w:val="00020E17"/>
    <w:rsid w:val="000230D1"/>
    <w:rsid w:val="00023180"/>
    <w:rsid w:val="00023339"/>
    <w:rsid w:val="0002388D"/>
    <w:rsid w:val="00023BFE"/>
    <w:rsid w:val="00024772"/>
    <w:rsid w:val="00024AF3"/>
    <w:rsid w:val="00025BA1"/>
    <w:rsid w:val="00025D71"/>
    <w:rsid w:val="00026227"/>
    <w:rsid w:val="00027B95"/>
    <w:rsid w:val="00027CC9"/>
    <w:rsid w:val="0003050C"/>
    <w:rsid w:val="00030C01"/>
    <w:rsid w:val="000316FA"/>
    <w:rsid w:val="00031C11"/>
    <w:rsid w:val="00032408"/>
    <w:rsid w:val="00032998"/>
    <w:rsid w:val="00033188"/>
    <w:rsid w:val="0003328B"/>
    <w:rsid w:val="000333C6"/>
    <w:rsid w:val="0003452A"/>
    <w:rsid w:val="00034C82"/>
    <w:rsid w:val="000367CD"/>
    <w:rsid w:val="0003779F"/>
    <w:rsid w:val="00037A86"/>
    <w:rsid w:val="00037FAD"/>
    <w:rsid w:val="00041B21"/>
    <w:rsid w:val="00041CB1"/>
    <w:rsid w:val="00041E49"/>
    <w:rsid w:val="000420C3"/>
    <w:rsid w:val="00042450"/>
    <w:rsid w:val="00042B44"/>
    <w:rsid w:val="000456AE"/>
    <w:rsid w:val="00045EFB"/>
    <w:rsid w:val="0004696A"/>
    <w:rsid w:val="000471C0"/>
    <w:rsid w:val="00047758"/>
    <w:rsid w:val="000477D4"/>
    <w:rsid w:val="000501EF"/>
    <w:rsid w:val="0005020D"/>
    <w:rsid w:val="00051030"/>
    <w:rsid w:val="00051BC4"/>
    <w:rsid w:val="00052702"/>
    <w:rsid w:val="0005368C"/>
    <w:rsid w:val="00053A28"/>
    <w:rsid w:val="000555FB"/>
    <w:rsid w:val="000557C6"/>
    <w:rsid w:val="00055D17"/>
    <w:rsid w:val="0005731A"/>
    <w:rsid w:val="00057D12"/>
    <w:rsid w:val="0006178A"/>
    <w:rsid w:val="000633A0"/>
    <w:rsid w:val="00063AC9"/>
    <w:rsid w:val="00064208"/>
    <w:rsid w:val="00064ACA"/>
    <w:rsid w:val="00065973"/>
    <w:rsid w:val="000668C0"/>
    <w:rsid w:val="00066C78"/>
    <w:rsid w:val="000673C5"/>
    <w:rsid w:val="00067A13"/>
    <w:rsid w:val="00073427"/>
    <w:rsid w:val="000738DA"/>
    <w:rsid w:val="00074CDF"/>
    <w:rsid w:val="00074EF3"/>
    <w:rsid w:val="00075347"/>
    <w:rsid w:val="00075508"/>
    <w:rsid w:val="0007559E"/>
    <w:rsid w:val="00075876"/>
    <w:rsid w:val="00075AD7"/>
    <w:rsid w:val="000763BD"/>
    <w:rsid w:val="0007712B"/>
    <w:rsid w:val="0007748D"/>
    <w:rsid w:val="000779FA"/>
    <w:rsid w:val="00077BCF"/>
    <w:rsid w:val="00080062"/>
    <w:rsid w:val="00080663"/>
    <w:rsid w:val="0008105D"/>
    <w:rsid w:val="00083A6B"/>
    <w:rsid w:val="000844A3"/>
    <w:rsid w:val="000859D8"/>
    <w:rsid w:val="00086053"/>
    <w:rsid w:val="0008708D"/>
    <w:rsid w:val="000870C8"/>
    <w:rsid w:val="00087687"/>
    <w:rsid w:val="00087ED1"/>
    <w:rsid w:val="0009157E"/>
    <w:rsid w:val="00091A6A"/>
    <w:rsid w:val="00092010"/>
    <w:rsid w:val="000958F4"/>
    <w:rsid w:val="00095E92"/>
    <w:rsid w:val="00096AD5"/>
    <w:rsid w:val="000A12A9"/>
    <w:rsid w:val="000A13B4"/>
    <w:rsid w:val="000A1FFE"/>
    <w:rsid w:val="000A255F"/>
    <w:rsid w:val="000A2621"/>
    <w:rsid w:val="000A2CBC"/>
    <w:rsid w:val="000A2D02"/>
    <w:rsid w:val="000A522D"/>
    <w:rsid w:val="000A75EF"/>
    <w:rsid w:val="000A7B0A"/>
    <w:rsid w:val="000B05CE"/>
    <w:rsid w:val="000B2E02"/>
    <w:rsid w:val="000B4CEF"/>
    <w:rsid w:val="000B526D"/>
    <w:rsid w:val="000B60DB"/>
    <w:rsid w:val="000B61B6"/>
    <w:rsid w:val="000B69B8"/>
    <w:rsid w:val="000B6BD6"/>
    <w:rsid w:val="000C22C8"/>
    <w:rsid w:val="000C2E37"/>
    <w:rsid w:val="000C30E6"/>
    <w:rsid w:val="000C3983"/>
    <w:rsid w:val="000C3BA4"/>
    <w:rsid w:val="000C47F7"/>
    <w:rsid w:val="000C5F3D"/>
    <w:rsid w:val="000C7C2E"/>
    <w:rsid w:val="000C7FD8"/>
    <w:rsid w:val="000D08D5"/>
    <w:rsid w:val="000D1DE6"/>
    <w:rsid w:val="000D4D7E"/>
    <w:rsid w:val="000D4E8D"/>
    <w:rsid w:val="000D5291"/>
    <w:rsid w:val="000D5800"/>
    <w:rsid w:val="000D59C2"/>
    <w:rsid w:val="000D7A34"/>
    <w:rsid w:val="000E04AD"/>
    <w:rsid w:val="000E166F"/>
    <w:rsid w:val="000E199A"/>
    <w:rsid w:val="000E3BAC"/>
    <w:rsid w:val="000E455D"/>
    <w:rsid w:val="000E5462"/>
    <w:rsid w:val="000F0726"/>
    <w:rsid w:val="000F2758"/>
    <w:rsid w:val="000F356D"/>
    <w:rsid w:val="000F41BE"/>
    <w:rsid w:val="000F43D4"/>
    <w:rsid w:val="000F5E28"/>
    <w:rsid w:val="000F6563"/>
    <w:rsid w:val="000F73F0"/>
    <w:rsid w:val="000F758E"/>
    <w:rsid w:val="00100559"/>
    <w:rsid w:val="00100AD0"/>
    <w:rsid w:val="00102A12"/>
    <w:rsid w:val="0010397E"/>
    <w:rsid w:val="0010547B"/>
    <w:rsid w:val="00105821"/>
    <w:rsid w:val="001071D2"/>
    <w:rsid w:val="001074E9"/>
    <w:rsid w:val="00107997"/>
    <w:rsid w:val="001104BE"/>
    <w:rsid w:val="001127F5"/>
    <w:rsid w:val="00112BDA"/>
    <w:rsid w:val="00112C36"/>
    <w:rsid w:val="00112DFF"/>
    <w:rsid w:val="001144F5"/>
    <w:rsid w:val="00114818"/>
    <w:rsid w:val="00117678"/>
    <w:rsid w:val="00117CC9"/>
    <w:rsid w:val="001208FF"/>
    <w:rsid w:val="001229D4"/>
    <w:rsid w:val="00123952"/>
    <w:rsid w:val="00124450"/>
    <w:rsid w:val="00124FE9"/>
    <w:rsid w:val="001252E3"/>
    <w:rsid w:val="00125943"/>
    <w:rsid w:val="00125DBD"/>
    <w:rsid w:val="0012653B"/>
    <w:rsid w:val="001272A2"/>
    <w:rsid w:val="00130B9A"/>
    <w:rsid w:val="00131C20"/>
    <w:rsid w:val="00132824"/>
    <w:rsid w:val="00132C25"/>
    <w:rsid w:val="00132FBB"/>
    <w:rsid w:val="0013505D"/>
    <w:rsid w:val="00135BBC"/>
    <w:rsid w:val="00135C03"/>
    <w:rsid w:val="00136E05"/>
    <w:rsid w:val="00137373"/>
    <w:rsid w:val="001414F7"/>
    <w:rsid w:val="00143CD0"/>
    <w:rsid w:val="00145186"/>
    <w:rsid w:val="00145342"/>
    <w:rsid w:val="00145466"/>
    <w:rsid w:val="00146D9A"/>
    <w:rsid w:val="00147A39"/>
    <w:rsid w:val="00147AFC"/>
    <w:rsid w:val="00150513"/>
    <w:rsid w:val="0015069B"/>
    <w:rsid w:val="0015125D"/>
    <w:rsid w:val="00152466"/>
    <w:rsid w:val="001539FC"/>
    <w:rsid w:val="0015575E"/>
    <w:rsid w:val="001564A4"/>
    <w:rsid w:val="001578F9"/>
    <w:rsid w:val="00157B8A"/>
    <w:rsid w:val="00157F68"/>
    <w:rsid w:val="001602AD"/>
    <w:rsid w:val="001607C5"/>
    <w:rsid w:val="00161C9D"/>
    <w:rsid w:val="0016761E"/>
    <w:rsid w:val="00167680"/>
    <w:rsid w:val="00167AE4"/>
    <w:rsid w:val="00170547"/>
    <w:rsid w:val="00170CE5"/>
    <w:rsid w:val="00172873"/>
    <w:rsid w:val="001737E6"/>
    <w:rsid w:val="00175034"/>
    <w:rsid w:val="00175FF0"/>
    <w:rsid w:val="001765F1"/>
    <w:rsid w:val="001777DD"/>
    <w:rsid w:val="00180502"/>
    <w:rsid w:val="001809B5"/>
    <w:rsid w:val="00181C12"/>
    <w:rsid w:val="001841EA"/>
    <w:rsid w:val="00184281"/>
    <w:rsid w:val="00184C45"/>
    <w:rsid w:val="00184CE2"/>
    <w:rsid w:val="00184E56"/>
    <w:rsid w:val="0018588D"/>
    <w:rsid w:val="00190163"/>
    <w:rsid w:val="001919C4"/>
    <w:rsid w:val="00193589"/>
    <w:rsid w:val="00194271"/>
    <w:rsid w:val="00194B41"/>
    <w:rsid w:val="00196F86"/>
    <w:rsid w:val="001972CA"/>
    <w:rsid w:val="001973B3"/>
    <w:rsid w:val="00197A27"/>
    <w:rsid w:val="00197B7E"/>
    <w:rsid w:val="00197C53"/>
    <w:rsid w:val="00197FD1"/>
    <w:rsid w:val="001A11C2"/>
    <w:rsid w:val="001A1239"/>
    <w:rsid w:val="001A16F5"/>
    <w:rsid w:val="001A18C5"/>
    <w:rsid w:val="001A216E"/>
    <w:rsid w:val="001A2462"/>
    <w:rsid w:val="001A364E"/>
    <w:rsid w:val="001A475C"/>
    <w:rsid w:val="001A5C37"/>
    <w:rsid w:val="001A5D59"/>
    <w:rsid w:val="001A5F4A"/>
    <w:rsid w:val="001A6762"/>
    <w:rsid w:val="001A68FA"/>
    <w:rsid w:val="001A6F1D"/>
    <w:rsid w:val="001B0005"/>
    <w:rsid w:val="001B02AA"/>
    <w:rsid w:val="001B04EC"/>
    <w:rsid w:val="001B18FC"/>
    <w:rsid w:val="001B3091"/>
    <w:rsid w:val="001B342C"/>
    <w:rsid w:val="001B371C"/>
    <w:rsid w:val="001B47A4"/>
    <w:rsid w:val="001B4CB5"/>
    <w:rsid w:val="001B56D9"/>
    <w:rsid w:val="001B60C0"/>
    <w:rsid w:val="001C0F56"/>
    <w:rsid w:val="001C173E"/>
    <w:rsid w:val="001C1938"/>
    <w:rsid w:val="001C4C3E"/>
    <w:rsid w:val="001C532D"/>
    <w:rsid w:val="001C6F22"/>
    <w:rsid w:val="001D0EB1"/>
    <w:rsid w:val="001D1CD5"/>
    <w:rsid w:val="001D262A"/>
    <w:rsid w:val="001D314C"/>
    <w:rsid w:val="001D322F"/>
    <w:rsid w:val="001D32E9"/>
    <w:rsid w:val="001D3F15"/>
    <w:rsid w:val="001D4B40"/>
    <w:rsid w:val="001D5153"/>
    <w:rsid w:val="001D55DA"/>
    <w:rsid w:val="001D5E8C"/>
    <w:rsid w:val="001D6C87"/>
    <w:rsid w:val="001D7C3B"/>
    <w:rsid w:val="001E046D"/>
    <w:rsid w:val="001E2684"/>
    <w:rsid w:val="001E38DD"/>
    <w:rsid w:val="001E5F8C"/>
    <w:rsid w:val="001E67EB"/>
    <w:rsid w:val="001E696C"/>
    <w:rsid w:val="001F0197"/>
    <w:rsid w:val="001F064E"/>
    <w:rsid w:val="001F099D"/>
    <w:rsid w:val="001F1845"/>
    <w:rsid w:val="001F1E4B"/>
    <w:rsid w:val="001F278A"/>
    <w:rsid w:val="001F2C6C"/>
    <w:rsid w:val="001F3AD0"/>
    <w:rsid w:val="001F4A3F"/>
    <w:rsid w:val="001F4C78"/>
    <w:rsid w:val="001F4EC3"/>
    <w:rsid w:val="001F7436"/>
    <w:rsid w:val="001F7D42"/>
    <w:rsid w:val="00200295"/>
    <w:rsid w:val="00201350"/>
    <w:rsid w:val="00201F36"/>
    <w:rsid w:val="00202192"/>
    <w:rsid w:val="00202CE1"/>
    <w:rsid w:val="00202E25"/>
    <w:rsid w:val="00202EC5"/>
    <w:rsid w:val="0020465C"/>
    <w:rsid w:val="0020501D"/>
    <w:rsid w:val="002074A0"/>
    <w:rsid w:val="00207BB8"/>
    <w:rsid w:val="0021019C"/>
    <w:rsid w:val="00210433"/>
    <w:rsid w:val="00210881"/>
    <w:rsid w:val="00211961"/>
    <w:rsid w:val="002130E4"/>
    <w:rsid w:val="002135AD"/>
    <w:rsid w:val="002136A7"/>
    <w:rsid w:val="002143CD"/>
    <w:rsid w:val="00214BD8"/>
    <w:rsid w:val="00216450"/>
    <w:rsid w:val="002173D0"/>
    <w:rsid w:val="00217FD5"/>
    <w:rsid w:val="002225EB"/>
    <w:rsid w:val="00223004"/>
    <w:rsid w:val="002245EB"/>
    <w:rsid w:val="00226A9B"/>
    <w:rsid w:val="00227095"/>
    <w:rsid w:val="002270F2"/>
    <w:rsid w:val="0022775A"/>
    <w:rsid w:val="00227B57"/>
    <w:rsid w:val="00230173"/>
    <w:rsid w:val="0023064A"/>
    <w:rsid w:val="002307BC"/>
    <w:rsid w:val="002327F9"/>
    <w:rsid w:val="00233091"/>
    <w:rsid w:val="002340BC"/>
    <w:rsid w:val="002342A8"/>
    <w:rsid w:val="00234D4B"/>
    <w:rsid w:val="00235621"/>
    <w:rsid w:val="0023636E"/>
    <w:rsid w:val="00236736"/>
    <w:rsid w:val="00240741"/>
    <w:rsid w:val="00240DE2"/>
    <w:rsid w:val="00240F82"/>
    <w:rsid w:val="002415B1"/>
    <w:rsid w:val="00241852"/>
    <w:rsid w:val="0024187B"/>
    <w:rsid w:val="0024236C"/>
    <w:rsid w:val="0024337F"/>
    <w:rsid w:val="0024343D"/>
    <w:rsid w:val="00243F28"/>
    <w:rsid w:val="002454A1"/>
    <w:rsid w:val="00246FA0"/>
    <w:rsid w:val="002521A2"/>
    <w:rsid w:val="002525DB"/>
    <w:rsid w:val="00252AB3"/>
    <w:rsid w:val="00252EFC"/>
    <w:rsid w:val="00253DB4"/>
    <w:rsid w:val="00254540"/>
    <w:rsid w:val="00254D19"/>
    <w:rsid w:val="0025512A"/>
    <w:rsid w:val="00255CC2"/>
    <w:rsid w:val="00257B3E"/>
    <w:rsid w:val="00260C59"/>
    <w:rsid w:val="00261909"/>
    <w:rsid w:val="00262F5E"/>
    <w:rsid w:val="00262F6B"/>
    <w:rsid w:val="002640F8"/>
    <w:rsid w:val="0026454A"/>
    <w:rsid w:val="002648B0"/>
    <w:rsid w:val="002652ED"/>
    <w:rsid w:val="00265911"/>
    <w:rsid w:val="00265B5E"/>
    <w:rsid w:val="00266AA3"/>
    <w:rsid w:val="002676E8"/>
    <w:rsid w:val="00270F8C"/>
    <w:rsid w:val="00271CEA"/>
    <w:rsid w:val="00271CF6"/>
    <w:rsid w:val="00272A77"/>
    <w:rsid w:val="002733BD"/>
    <w:rsid w:val="00273F97"/>
    <w:rsid w:val="00274D02"/>
    <w:rsid w:val="0027505F"/>
    <w:rsid w:val="002754ED"/>
    <w:rsid w:val="0027626C"/>
    <w:rsid w:val="00276BC4"/>
    <w:rsid w:val="0027725B"/>
    <w:rsid w:val="002772CC"/>
    <w:rsid w:val="002774B7"/>
    <w:rsid w:val="00277E2A"/>
    <w:rsid w:val="00280147"/>
    <w:rsid w:val="002810D2"/>
    <w:rsid w:val="00281896"/>
    <w:rsid w:val="0028190A"/>
    <w:rsid w:val="00281F4D"/>
    <w:rsid w:val="00282961"/>
    <w:rsid w:val="00282C2C"/>
    <w:rsid w:val="0028314B"/>
    <w:rsid w:val="00284872"/>
    <w:rsid w:val="0028541D"/>
    <w:rsid w:val="00285CBE"/>
    <w:rsid w:val="00286786"/>
    <w:rsid w:val="00287536"/>
    <w:rsid w:val="002900E2"/>
    <w:rsid w:val="00291486"/>
    <w:rsid w:val="002924B6"/>
    <w:rsid w:val="002933F7"/>
    <w:rsid w:val="0029364E"/>
    <w:rsid w:val="00293754"/>
    <w:rsid w:val="00295B2C"/>
    <w:rsid w:val="002960AE"/>
    <w:rsid w:val="00296349"/>
    <w:rsid w:val="002964BC"/>
    <w:rsid w:val="0029752D"/>
    <w:rsid w:val="002A0118"/>
    <w:rsid w:val="002A22DB"/>
    <w:rsid w:val="002A2B45"/>
    <w:rsid w:val="002A31FC"/>
    <w:rsid w:val="002A4A84"/>
    <w:rsid w:val="002A5EB6"/>
    <w:rsid w:val="002A6110"/>
    <w:rsid w:val="002B2A23"/>
    <w:rsid w:val="002B3689"/>
    <w:rsid w:val="002B3BBF"/>
    <w:rsid w:val="002B3BD1"/>
    <w:rsid w:val="002B41FF"/>
    <w:rsid w:val="002B66C6"/>
    <w:rsid w:val="002B7559"/>
    <w:rsid w:val="002B7D28"/>
    <w:rsid w:val="002C1253"/>
    <w:rsid w:val="002C135B"/>
    <w:rsid w:val="002C1762"/>
    <w:rsid w:val="002C23FA"/>
    <w:rsid w:val="002C2454"/>
    <w:rsid w:val="002C2608"/>
    <w:rsid w:val="002C3F27"/>
    <w:rsid w:val="002C4309"/>
    <w:rsid w:val="002C4552"/>
    <w:rsid w:val="002C458E"/>
    <w:rsid w:val="002C54CE"/>
    <w:rsid w:val="002C598B"/>
    <w:rsid w:val="002C6256"/>
    <w:rsid w:val="002C6A33"/>
    <w:rsid w:val="002C77F2"/>
    <w:rsid w:val="002D07BB"/>
    <w:rsid w:val="002D0A54"/>
    <w:rsid w:val="002D1AB3"/>
    <w:rsid w:val="002D1D64"/>
    <w:rsid w:val="002D216E"/>
    <w:rsid w:val="002D2416"/>
    <w:rsid w:val="002D2480"/>
    <w:rsid w:val="002D2526"/>
    <w:rsid w:val="002D3C85"/>
    <w:rsid w:val="002D41BE"/>
    <w:rsid w:val="002D4707"/>
    <w:rsid w:val="002D4E47"/>
    <w:rsid w:val="002D4EA7"/>
    <w:rsid w:val="002D7784"/>
    <w:rsid w:val="002E0569"/>
    <w:rsid w:val="002E0D9C"/>
    <w:rsid w:val="002E1227"/>
    <w:rsid w:val="002E4013"/>
    <w:rsid w:val="002E423B"/>
    <w:rsid w:val="002E4F16"/>
    <w:rsid w:val="002E4FBB"/>
    <w:rsid w:val="002E578F"/>
    <w:rsid w:val="002E63E8"/>
    <w:rsid w:val="002E64AB"/>
    <w:rsid w:val="002E6910"/>
    <w:rsid w:val="002E763D"/>
    <w:rsid w:val="002F176D"/>
    <w:rsid w:val="002F3B19"/>
    <w:rsid w:val="002F3DFD"/>
    <w:rsid w:val="002F47F0"/>
    <w:rsid w:val="002F51C1"/>
    <w:rsid w:val="002F5319"/>
    <w:rsid w:val="002F5986"/>
    <w:rsid w:val="002F72F0"/>
    <w:rsid w:val="002F739E"/>
    <w:rsid w:val="00300626"/>
    <w:rsid w:val="0030294A"/>
    <w:rsid w:val="0030426D"/>
    <w:rsid w:val="003061BD"/>
    <w:rsid w:val="0030623F"/>
    <w:rsid w:val="0030697C"/>
    <w:rsid w:val="003069E9"/>
    <w:rsid w:val="00306E8F"/>
    <w:rsid w:val="00307117"/>
    <w:rsid w:val="0030732F"/>
    <w:rsid w:val="00307CCD"/>
    <w:rsid w:val="00310F34"/>
    <w:rsid w:val="00311561"/>
    <w:rsid w:val="003122AA"/>
    <w:rsid w:val="00312838"/>
    <w:rsid w:val="0031371B"/>
    <w:rsid w:val="00313BCD"/>
    <w:rsid w:val="00314F7A"/>
    <w:rsid w:val="00315C21"/>
    <w:rsid w:val="0031725B"/>
    <w:rsid w:val="0031777F"/>
    <w:rsid w:val="00320039"/>
    <w:rsid w:val="003203F7"/>
    <w:rsid w:val="00320859"/>
    <w:rsid w:val="00320914"/>
    <w:rsid w:val="00320995"/>
    <w:rsid w:val="0032294B"/>
    <w:rsid w:val="00323D99"/>
    <w:rsid w:val="00323E17"/>
    <w:rsid w:val="0032424B"/>
    <w:rsid w:val="00324A7F"/>
    <w:rsid w:val="0032573C"/>
    <w:rsid w:val="003262F9"/>
    <w:rsid w:val="00326884"/>
    <w:rsid w:val="00326FF0"/>
    <w:rsid w:val="00331E02"/>
    <w:rsid w:val="003326B3"/>
    <w:rsid w:val="00332DD0"/>
    <w:rsid w:val="00333C75"/>
    <w:rsid w:val="003346B7"/>
    <w:rsid w:val="00335525"/>
    <w:rsid w:val="00336569"/>
    <w:rsid w:val="003366A5"/>
    <w:rsid w:val="0034026A"/>
    <w:rsid w:val="003410CD"/>
    <w:rsid w:val="00341107"/>
    <w:rsid w:val="003414A3"/>
    <w:rsid w:val="003427F0"/>
    <w:rsid w:val="00342940"/>
    <w:rsid w:val="00344449"/>
    <w:rsid w:val="00344B5E"/>
    <w:rsid w:val="00347714"/>
    <w:rsid w:val="00347B7B"/>
    <w:rsid w:val="00350DA9"/>
    <w:rsid w:val="003516C7"/>
    <w:rsid w:val="003516FC"/>
    <w:rsid w:val="00352F6C"/>
    <w:rsid w:val="00353320"/>
    <w:rsid w:val="003543ED"/>
    <w:rsid w:val="00354FB5"/>
    <w:rsid w:val="0035547E"/>
    <w:rsid w:val="00355898"/>
    <w:rsid w:val="0035591C"/>
    <w:rsid w:val="00355BBA"/>
    <w:rsid w:val="00355FC6"/>
    <w:rsid w:val="00355FEC"/>
    <w:rsid w:val="0036206C"/>
    <w:rsid w:val="003630B2"/>
    <w:rsid w:val="0036404D"/>
    <w:rsid w:val="003642E0"/>
    <w:rsid w:val="00364957"/>
    <w:rsid w:val="003653E9"/>
    <w:rsid w:val="003655AA"/>
    <w:rsid w:val="00365A6D"/>
    <w:rsid w:val="00366560"/>
    <w:rsid w:val="003667C4"/>
    <w:rsid w:val="00366C1D"/>
    <w:rsid w:val="00366E6C"/>
    <w:rsid w:val="003672A4"/>
    <w:rsid w:val="0037192C"/>
    <w:rsid w:val="00372472"/>
    <w:rsid w:val="00372E1D"/>
    <w:rsid w:val="003744E3"/>
    <w:rsid w:val="0037529A"/>
    <w:rsid w:val="003802F0"/>
    <w:rsid w:val="00381282"/>
    <w:rsid w:val="0038183C"/>
    <w:rsid w:val="003819DE"/>
    <w:rsid w:val="00381D96"/>
    <w:rsid w:val="0038308B"/>
    <w:rsid w:val="003843C1"/>
    <w:rsid w:val="0038540F"/>
    <w:rsid w:val="00385F25"/>
    <w:rsid w:val="003861BF"/>
    <w:rsid w:val="00386619"/>
    <w:rsid w:val="003870E8"/>
    <w:rsid w:val="003879EE"/>
    <w:rsid w:val="00387FA8"/>
    <w:rsid w:val="003927CB"/>
    <w:rsid w:val="0039298B"/>
    <w:rsid w:val="00394782"/>
    <w:rsid w:val="003967A1"/>
    <w:rsid w:val="0039707D"/>
    <w:rsid w:val="00397508"/>
    <w:rsid w:val="00397FBC"/>
    <w:rsid w:val="003A022F"/>
    <w:rsid w:val="003A039D"/>
    <w:rsid w:val="003A077A"/>
    <w:rsid w:val="003A1610"/>
    <w:rsid w:val="003A2C0B"/>
    <w:rsid w:val="003A2DAA"/>
    <w:rsid w:val="003A3196"/>
    <w:rsid w:val="003A3690"/>
    <w:rsid w:val="003A3955"/>
    <w:rsid w:val="003A54F5"/>
    <w:rsid w:val="003A584C"/>
    <w:rsid w:val="003A63B0"/>
    <w:rsid w:val="003A7A2B"/>
    <w:rsid w:val="003B004F"/>
    <w:rsid w:val="003B1940"/>
    <w:rsid w:val="003B1ECE"/>
    <w:rsid w:val="003B20D5"/>
    <w:rsid w:val="003B2BD3"/>
    <w:rsid w:val="003B2CAC"/>
    <w:rsid w:val="003B343B"/>
    <w:rsid w:val="003B3BA5"/>
    <w:rsid w:val="003B3C78"/>
    <w:rsid w:val="003B456A"/>
    <w:rsid w:val="003B578F"/>
    <w:rsid w:val="003B747F"/>
    <w:rsid w:val="003B7C92"/>
    <w:rsid w:val="003B7D3F"/>
    <w:rsid w:val="003C05A1"/>
    <w:rsid w:val="003C070C"/>
    <w:rsid w:val="003C08E2"/>
    <w:rsid w:val="003C0A0E"/>
    <w:rsid w:val="003C0CF8"/>
    <w:rsid w:val="003C162A"/>
    <w:rsid w:val="003C1F1E"/>
    <w:rsid w:val="003C3571"/>
    <w:rsid w:val="003C359F"/>
    <w:rsid w:val="003C4433"/>
    <w:rsid w:val="003C476D"/>
    <w:rsid w:val="003C50CB"/>
    <w:rsid w:val="003C710C"/>
    <w:rsid w:val="003C7E31"/>
    <w:rsid w:val="003D070B"/>
    <w:rsid w:val="003D12A6"/>
    <w:rsid w:val="003D1F94"/>
    <w:rsid w:val="003D28F1"/>
    <w:rsid w:val="003D302F"/>
    <w:rsid w:val="003D4130"/>
    <w:rsid w:val="003D5CDE"/>
    <w:rsid w:val="003E0064"/>
    <w:rsid w:val="003E096C"/>
    <w:rsid w:val="003E30F3"/>
    <w:rsid w:val="003E37F3"/>
    <w:rsid w:val="003E4037"/>
    <w:rsid w:val="003E5DC5"/>
    <w:rsid w:val="003E751B"/>
    <w:rsid w:val="003F0DB7"/>
    <w:rsid w:val="003F135A"/>
    <w:rsid w:val="003F53CB"/>
    <w:rsid w:val="003F6789"/>
    <w:rsid w:val="00400ED3"/>
    <w:rsid w:val="00400F3B"/>
    <w:rsid w:val="00401891"/>
    <w:rsid w:val="0040192D"/>
    <w:rsid w:val="00401E43"/>
    <w:rsid w:val="00401F01"/>
    <w:rsid w:val="0040283C"/>
    <w:rsid w:val="004035B9"/>
    <w:rsid w:val="00403AEB"/>
    <w:rsid w:val="00404351"/>
    <w:rsid w:val="004051BF"/>
    <w:rsid w:val="00405B55"/>
    <w:rsid w:val="0040600F"/>
    <w:rsid w:val="004063D2"/>
    <w:rsid w:val="0040790D"/>
    <w:rsid w:val="00410243"/>
    <w:rsid w:val="00410B87"/>
    <w:rsid w:val="004114D1"/>
    <w:rsid w:val="00411AF8"/>
    <w:rsid w:val="0041313A"/>
    <w:rsid w:val="00413626"/>
    <w:rsid w:val="0041399F"/>
    <w:rsid w:val="00413E8E"/>
    <w:rsid w:val="0041501F"/>
    <w:rsid w:val="00415FA4"/>
    <w:rsid w:val="004176E8"/>
    <w:rsid w:val="00417CC3"/>
    <w:rsid w:val="00420951"/>
    <w:rsid w:val="00420F00"/>
    <w:rsid w:val="00421AFC"/>
    <w:rsid w:val="00422227"/>
    <w:rsid w:val="0042348E"/>
    <w:rsid w:val="00423E70"/>
    <w:rsid w:val="0042494E"/>
    <w:rsid w:val="004257C8"/>
    <w:rsid w:val="00427F71"/>
    <w:rsid w:val="0043095B"/>
    <w:rsid w:val="00430974"/>
    <w:rsid w:val="00431305"/>
    <w:rsid w:val="0043167B"/>
    <w:rsid w:val="00433E22"/>
    <w:rsid w:val="00433E8A"/>
    <w:rsid w:val="00435F72"/>
    <w:rsid w:val="00436D3D"/>
    <w:rsid w:val="004379DC"/>
    <w:rsid w:val="00437D30"/>
    <w:rsid w:val="00440605"/>
    <w:rsid w:val="00441AA5"/>
    <w:rsid w:val="00442080"/>
    <w:rsid w:val="00442596"/>
    <w:rsid w:val="00442645"/>
    <w:rsid w:val="004428F3"/>
    <w:rsid w:val="00442A03"/>
    <w:rsid w:val="00442E40"/>
    <w:rsid w:val="00443D73"/>
    <w:rsid w:val="004446E3"/>
    <w:rsid w:val="00445B42"/>
    <w:rsid w:val="004460B6"/>
    <w:rsid w:val="00446F88"/>
    <w:rsid w:val="00450044"/>
    <w:rsid w:val="00451A67"/>
    <w:rsid w:val="004526F1"/>
    <w:rsid w:val="00452E18"/>
    <w:rsid w:val="0045383F"/>
    <w:rsid w:val="004547B8"/>
    <w:rsid w:val="004570F5"/>
    <w:rsid w:val="00457109"/>
    <w:rsid w:val="00457B5A"/>
    <w:rsid w:val="00461948"/>
    <w:rsid w:val="00461B3D"/>
    <w:rsid w:val="00462F95"/>
    <w:rsid w:val="004636B7"/>
    <w:rsid w:val="00465045"/>
    <w:rsid w:val="004653B3"/>
    <w:rsid w:val="004653CF"/>
    <w:rsid w:val="004653E8"/>
    <w:rsid w:val="00466727"/>
    <w:rsid w:val="004672D4"/>
    <w:rsid w:val="00467B29"/>
    <w:rsid w:val="00470BD3"/>
    <w:rsid w:val="00470E1F"/>
    <w:rsid w:val="00472577"/>
    <w:rsid w:val="004753B7"/>
    <w:rsid w:val="00476842"/>
    <w:rsid w:val="00477B2E"/>
    <w:rsid w:val="00480856"/>
    <w:rsid w:val="00480D96"/>
    <w:rsid w:val="00481843"/>
    <w:rsid w:val="00481B56"/>
    <w:rsid w:val="004834E6"/>
    <w:rsid w:val="00483AE9"/>
    <w:rsid w:val="00484409"/>
    <w:rsid w:val="004853B0"/>
    <w:rsid w:val="00485C0E"/>
    <w:rsid w:val="0048621F"/>
    <w:rsid w:val="004866A8"/>
    <w:rsid w:val="00490A6E"/>
    <w:rsid w:val="00490E83"/>
    <w:rsid w:val="00491252"/>
    <w:rsid w:val="004928E0"/>
    <w:rsid w:val="00492EE0"/>
    <w:rsid w:val="00493177"/>
    <w:rsid w:val="0049383C"/>
    <w:rsid w:val="00493CB7"/>
    <w:rsid w:val="0049421E"/>
    <w:rsid w:val="00494A0C"/>
    <w:rsid w:val="00494ACC"/>
    <w:rsid w:val="00496623"/>
    <w:rsid w:val="00496CEC"/>
    <w:rsid w:val="00496D5A"/>
    <w:rsid w:val="00496EBF"/>
    <w:rsid w:val="00497172"/>
    <w:rsid w:val="004A0D06"/>
    <w:rsid w:val="004A1227"/>
    <w:rsid w:val="004A1625"/>
    <w:rsid w:val="004A2AB6"/>
    <w:rsid w:val="004A313E"/>
    <w:rsid w:val="004A4A12"/>
    <w:rsid w:val="004A7F74"/>
    <w:rsid w:val="004B0180"/>
    <w:rsid w:val="004B14DE"/>
    <w:rsid w:val="004B1E0B"/>
    <w:rsid w:val="004B23FB"/>
    <w:rsid w:val="004B26A1"/>
    <w:rsid w:val="004B2F72"/>
    <w:rsid w:val="004B2F9C"/>
    <w:rsid w:val="004B3420"/>
    <w:rsid w:val="004B3797"/>
    <w:rsid w:val="004B4E01"/>
    <w:rsid w:val="004B6227"/>
    <w:rsid w:val="004B6B8D"/>
    <w:rsid w:val="004B7E34"/>
    <w:rsid w:val="004C08F1"/>
    <w:rsid w:val="004C1DDE"/>
    <w:rsid w:val="004C1F0E"/>
    <w:rsid w:val="004C24B0"/>
    <w:rsid w:val="004C26AA"/>
    <w:rsid w:val="004C271B"/>
    <w:rsid w:val="004C594C"/>
    <w:rsid w:val="004C5F48"/>
    <w:rsid w:val="004C646B"/>
    <w:rsid w:val="004C78F2"/>
    <w:rsid w:val="004D00CE"/>
    <w:rsid w:val="004D018E"/>
    <w:rsid w:val="004D10AC"/>
    <w:rsid w:val="004D149E"/>
    <w:rsid w:val="004D3960"/>
    <w:rsid w:val="004D45D1"/>
    <w:rsid w:val="004D5A01"/>
    <w:rsid w:val="004D689B"/>
    <w:rsid w:val="004D6972"/>
    <w:rsid w:val="004D7170"/>
    <w:rsid w:val="004E05DB"/>
    <w:rsid w:val="004E0975"/>
    <w:rsid w:val="004E188F"/>
    <w:rsid w:val="004E19FF"/>
    <w:rsid w:val="004E1C7C"/>
    <w:rsid w:val="004E29E1"/>
    <w:rsid w:val="004E2A39"/>
    <w:rsid w:val="004E383B"/>
    <w:rsid w:val="004E40D8"/>
    <w:rsid w:val="004E530F"/>
    <w:rsid w:val="004E5505"/>
    <w:rsid w:val="004F0741"/>
    <w:rsid w:val="004F1B2C"/>
    <w:rsid w:val="004F2084"/>
    <w:rsid w:val="004F27C7"/>
    <w:rsid w:val="004F3174"/>
    <w:rsid w:val="004F480A"/>
    <w:rsid w:val="004F4CE4"/>
    <w:rsid w:val="004F5BC6"/>
    <w:rsid w:val="004F5BDD"/>
    <w:rsid w:val="004F6225"/>
    <w:rsid w:val="00500233"/>
    <w:rsid w:val="0050106C"/>
    <w:rsid w:val="0050145B"/>
    <w:rsid w:val="00501CFE"/>
    <w:rsid w:val="005029BF"/>
    <w:rsid w:val="00502AD0"/>
    <w:rsid w:val="005041B8"/>
    <w:rsid w:val="0050554F"/>
    <w:rsid w:val="005056E1"/>
    <w:rsid w:val="00506436"/>
    <w:rsid w:val="00507005"/>
    <w:rsid w:val="00507D53"/>
    <w:rsid w:val="00507D54"/>
    <w:rsid w:val="00510903"/>
    <w:rsid w:val="00511A3C"/>
    <w:rsid w:val="00511F2A"/>
    <w:rsid w:val="00512BB6"/>
    <w:rsid w:val="00512FE1"/>
    <w:rsid w:val="0051348A"/>
    <w:rsid w:val="005137DA"/>
    <w:rsid w:val="005138DC"/>
    <w:rsid w:val="005153A9"/>
    <w:rsid w:val="00515B7F"/>
    <w:rsid w:val="00515E28"/>
    <w:rsid w:val="00516B62"/>
    <w:rsid w:val="00521316"/>
    <w:rsid w:val="00521D5C"/>
    <w:rsid w:val="00521E01"/>
    <w:rsid w:val="00521E61"/>
    <w:rsid w:val="005226C8"/>
    <w:rsid w:val="00522783"/>
    <w:rsid w:val="00523378"/>
    <w:rsid w:val="00525F2D"/>
    <w:rsid w:val="0052692F"/>
    <w:rsid w:val="00526D97"/>
    <w:rsid w:val="00531C8F"/>
    <w:rsid w:val="005325EE"/>
    <w:rsid w:val="00533229"/>
    <w:rsid w:val="005334AA"/>
    <w:rsid w:val="005350F5"/>
    <w:rsid w:val="00535A25"/>
    <w:rsid w:val="005361C2"/>
    <w:rsid w:val="00536596"/>
    <w:rsid w:val="00537FF1"/>
    <w:rsid w:val="0054073C"/>
    <w:rsid w:val="005410C1"/>
    <w:rsid w:val="005420A9"/>
    <w:rsid w:val="00543F3D"/>
    <w:rsid w:val="00544624"/>
    <w:rsid w:val="0054507F"/>
    <w:rsid w:val="005461B6"/>
    <w:rsid w:val="005467EF"/>
    <w:rsid w:val="00547FEF"/>
    <w:rsid w:val="00550273"/>
    <w:rsid w:val="00550816"/>
    <w:rsid w:val="00550CCB"/>
    <w:rsid w:val="005516D7"/>
    <w:rsid w:val="005522E1"/>
    <w:rsid w:val="00552DF2"/>
    <w:rsid w:val="00553845"/>
    <w:rsid w:val="00553883"/>
    <w:rsid w:val="005545FC"/>
    <w:rsid w:val="00554B1B"/>
    <w:rsid w:val="00555170"/>
    <w:rsid w:val="00555BF2"/>
    <w:rsid w:val="005560DB"/>
    <w:rsid w:val="00557D5E"/>
    <w:rsid w:val="005603AE"/>
    <w:rsid w:val="00560939"/>
    <w:rsid w:val="00560C2B"/>
    <w:rsid w:val="005624CA"/>
    <w:rsid w:val="00564F7A"/>
    <w:rsid w:val="00566096"/>
    <w:rsid w:val="0056624C"/>
    <w:rsid w:val="00566275"/>
    <w:rsid w:val="00566565"/>
    <w:rsid w:val="00567D84"/>
    <w:rsid w:val="0057257E"/>
    <w:rsid w:val="0057278E"/>
    <w:rsid w:val="005730C0"/>
    <w:rsid w:val="00573477"/>
    <w:rsid w:val="0057361F"/>
    <w:rsid w:val="00574219"/>
    <w:rsid w:val="0057495F"/>
    <w:rsid w:val="005750A3"/>
    <w:rsid w:val="005766FF"/>
    <w:rsid w:val="00576CE4"/>
    <w:rsid w:val="00577A24"/>
    <w:rsid w:val="005800F5"/>
    <w:rsid w:val="005818AD"/>
    <w:rsid w:val="005818FC"/>
    <w:rsid w:val="00581D77"/>
    <w:rsid w:val="0058209F"/>
    <w:rsid w:val="005821E6"/>
    <w:rsid w:val="0058228C"/>
    <w:rsid w:val="00582531"/>
    <w:rsid w:val="00582FD4"/>
    <w:rsid w:val="005831AA"/>
    <w:rsid w:val="0058365F"/>
    <w:rsid w:val="005842F5"/>
    <w:rsid w:val="00584EA1"/>
    <w:rsid w:val="0058756F"/>
    <w:rsid w:val="00587693"/>
    <w:rsid w:val="00587AEB"/>
    <w:rsid w:val="00587B66"/>
    <w:rsid w:val="00587ED9"/>
    <w:rsid w:val="005905C4"/>
    <w:rsid w:val="00590AA7"/>
    <w:rsid w:val="00593153"/>
    <w:rsid w:val="00593181"/>
    <w:rsid w:val="00593DF1"/>
    <w:rsid w:val="005955CB"/>
    <w:rsid w:val="00595F38"/>
    <w:rsid w:val="00596458"/>
    <w:rsid w:val="005967EB"/>
    <w:rsid w:val="00597417"/>
    <w:rsid w:val="0059755B"/>
    <w:rsid w:val="005A1B62"/>
    <w:rsid w:val="005A2A62"/>
    <w:rsid w:val="005A301B"/>
    <w:rsid w:val="005A3A7E"/>
    <w:rsid w:val="005A45A8"/>
    <w:rsid w:val="005A5BE5"/>
    <w:rsid w:val="005A5DDF"/>
    <w:rsid w:val="005A64D9"/>
    <w:rsid w:val="005A6ABF"/>
    <w:rsid w:val="005A763E"/>
    <w:rsid w:val="005A7CF3"/>
    <w:rsid w:val="005B1B17"/>
    <w:rsid w:val="005B2618"/>
    <w:rsid w:val="005B3645"/>
    <w:rsid w:val="005B4376"/>
    <w:rsid w:val="005B5329"/>
    <w:rsid w:val="005B5BBF"/>
    <w:rsid w:val="005B5D5B"/>
    <w:rsid w:val="005B623C"/>
    <w:rsid w:val="005B700C"/>
    <w:rsid w:val="005B742D"/>
    <w:rsid w:val="005C020C"/>
    <w:rsid w:val="005C4498"/>
    <w:rsid w:val="005C4893"/>
    <w:rsid w:val="005C51B0"/>
    <w:rsid w:val="005C6ECA"/>
    <w:rsid w:val="005C7A50"/>
    <w:rsid w:val="005C7BB7"/>
    <w:rsid w:val="005D0196"/>
    <w:rsid w:val="005D0FB6"/>
    <w:rsid w:val="005D1061"/>
    <w:rsid w:val="005D3300"/>
    <w:rsid w:val="005D4BC8"/>
    <w:rsid w:val="005D55CC"/>
    <w:rsid w:val="005D5E86"/>
    <w:rsid w:val="005D6410"/>
    <w:rsid w:val="005D6A7E"/>
    <w:rsid w:val="005D6FCA"/>
    <w:rsid w:val="005D7048"/>
    <w:rsid w:val="005D7ADA"/>
    <w:rsid w:val="005D7CAD"/>
    <w:rsid w:val="005E0BA7"/>
    <w:rsid w:val="005E0F15"/>
    <w:rsid w:val="005E12B9"/>
    <w:rsid w:val="005E3135"/>
    <w:rsid w:val="005E3F91"/>
    <w:rsid w:val="005E53A2"/>
    <w:rsid w:val="005E5939"/>
    <w:rsid w:val="005E5D00"/>
    <w:rsid w:val="005E5FFC"/>
    <w:rsid w:val="005E6E3A"/>
    <w:rsid w:val="005E73E2"/>
    <w:rsid w:val="005E7611"/>
    <w:rsid w:val="005F145F"/>
    <w:rsid w:val="005F1984"/>
    <w:rsid w:val="005F21FE"/>
    <w:rsid w:val="005F3209"/>
    <w:rsid w:val="005F3C90"/>
    <w:rsid w:val="005F4704"/>
    <w:rsid w:val="005F4D46"/>
    <w:rsid w:val="005F530A"/>
    <w:rsid w:val="005F6A42"/>
    <w:rsid w:val="005F7AA4"/>
    <w:rsid w:val="006008E5"/>
    <w:rsid w:val="006019FB"/>
    <w:rsid w:val="00603D31"/>
    <w:rsid w:val="006048E1"/>
    <w:rsid w:val="00604EBE"/>
    <w:rsid w:val="00605323"/>
    <w:rsid w:val="006055D7"/>
    <w:rsid w:val="00606827"/>
    <w:rsid w:val="0060784D"/>
    <w:rsid w:val="00607D8B"/>
    <w:rsid w:val="00607EB8"/>
    <w:rsid w:val="00610BEF"/>
    <w:rsid w:val="00611103"/>
    <w:rsid w:val="00612708"/>
    <w:rsid w:val="00612937"/>
    <w:rsid w:val="00613305"/>
    <w:rsid w:val="006136D9"/>
    <w:rsid w:val="00614FB4"/>
    <w:rsid w:val="00616175"/>
    <w:rsid w:val="00617A82"/>
    <w:rsid w:val="00621816"/>
    <w:rsid w:val="0062272B"/>
    <w:rsid w:val="00622E8E"/>
    <w:rsid w:val="00623756"/>
    <w:rsid w:val="00623DF6"/>
    <w:rsid w:val="00623DF8"/>
    <w:rsid w:val="006246FF"/>
    <w:rsid w:val="0062564D"/>
    <w:rsid w:val="00625CDF"/>
    <w:rsid w:val="0062672C"/>
    <w:rsid w:val="0063069E"/>
    <w:rsid w:val="00631748"/>
    <w:rsid w:val="006321F5"/>
    <w:rsid w:val="00632263"/>
    <w:rsid w:val="006329AA"/>
    <w:rsid w:val="00634083"/>
    <w:rsid w:val="00636616"/>
    <w:rsid w:val="00636DDC"/>
    <w:rsid w:val="00640ADA"/>
    <w:rsid w:val="00640C68"/>
    <w:rsid w:val="00640CEE"/>
    <w:rsid w:val="0064110F"/>
    <w:rsid w:val="00641CE1"/>
    <w:rsid w:val="00642337"/>
    <w:rsid w:val="006452BE"/>
    <w:rsid w:val="006463E4"/>
    <w:rsid w:val="006465ED"/>
    <w:rsid w:val="00650643"/>
    <w:rsid w:val="006508EF"/>
    <w:rsid w:val="00650A92"/>
    <w:rsid w:val="00650FD9"/>
    <w:rsid w:val="006519C2"/>
    <w:rsid w:val="00652E7C"/>
    <w:rsid w:val="00657A09"/>
    <w:rsid w:val="00660F8D"/>
    <w:rsid w:val="00661D40"/>
    <w:rsid w:val="00662171"/>
    <w:rsid w:val="006626A6"/>
    <w:rsid w:val="00664147"/>
    <w:rsid w:val="006641AD"/>
    <w:rsid w:val="006673C0"/>
    <w:rsid w:val="00667A1D"/>
    <w:rsid w:val="00667DF5"/>
    <w:rsid w:val="00671FF0"/>
    <w:rsid w:val="00674ECC"/>
    <w:rsid w:val="00674F85"/>
    <w:rsid w:val="006751ED"/>
    <w:rsid w:val="00675E46"/>
    <w:rsid w:val="00675E6C"/>
    <w:rsid w:val="006763EF"/>
    <w:rsid w:val="00676BAF"/>
    <w:rsid w:val="00680D0D"/>
    <w:rsid w:val="00681174"/>
    <w:rsid w:val="00681763"/>
    <w:rsid w:val="0068280E"/>
    <w:rsid w:val="0068313F"/>
    <w:rsid w:val="00684292"/>
    <w:rsid w:val="0068566E"/>
    <w:rsid w:val="006862D1"/>
    <w:rsid w:val="006873F5"/>
    <w:rsid w:val="006921A0"/>
    <w:rsid w:val="006936F2"/>
    <w:rsid w:val="00693803"/>
    <w:rsid w:val="006938EA"/>
    <w:rsid w:val="006A57CB"/>
    <w:rsid w:val="006A5C50"/>
    <w:rsid w:val="006A5F76"/>
    <w:rsid w:val="006A7203"/>
    <w:rsid w:val="006A799A"/>
    <w:rsid w:val="006A7E3D"/>
    <w:rsid w:val="006B0651"/>
    <w:rsid w:val="006B1690"/>
    <w:rsid w:val="006B199C"/>
    <w:rsid w:val="006B23C5"/>
    <w:rsid w:val="006B2B01"/>
    <w:rsid w:val="006B3A8C"/>
    <w:rsid w:val="006B5CCB"/>
    <w:rsid w:val="006B6958"/>
    <w:rsid w:val="006B72F7"/>
    <w:rsid w:val="006C04F5"/>
    <w:rsid w:val="006C067F"/>
    <w:rsid w:val="006C1896"/>
    <w:rsid w:val="006C21CD"/>
    <w:rsid w:val="006C31BE"/>
    <w:rsid w:val="006C36A0"/>
    <w:rsid w:val="006C3AD2"/>
    <w:rsid w:val="006C3D12"/>
    <w:rsid w:val="006C4E08"/>
    <w:rsid w:val="006C54C5"/>
    <w:rsid w:val="006C564B"/>
    <w:rsid w:val="006D034D"/>
    <w:rsid w:val="006D0788"/>
    <w:rsid w:val="006D0ADA"/>
    <w:rsid w:val="006D0E93"/>
    <w:rsid w:val="006D0ECF"/>
    <w:rsid w:val="006D11A0"/>
    <w:rsid w:val="006D2D03"/>
    <w:rsid w:val="006D315F"/>
    <w:rsid w:val="006D4069"/>
    <w:rsid w:val="006D437C"/>
    <w:rsid w:val="006D569A"/>
    <w:rsid w:val="006D5E1E"/>
    <w:rsid w:val="006D61D6"/>
    <w:rsid w:val="006D62BD"/>
    <w:rsid w:val="006D75EE"/>
    <w:rsid w:val="006D7951"/>
    <w:rsid w:val="006E01D5"/>
    <w:rsid w:val="006E11C6"/>
    <w:rsid w:val="006E14CD"/>
    <w:rsid w:val="006E1FC8"/>
    <w:rsid w:val="006E24BA"/>
    <w:rsid w:val="006E5B68"/>
    <w:rsid w:val="006E6046"/>
    <w:rsid w:val="006E61CA"/>
    <w:rsid w:val="006E6351"/>
    <w:rsid w:val="006E65E3"/>
    <w:rsid w:val="006E6DF2"/>
    <w:rsid w:val="006E75B0"/>
    <w:rsid w:val="006F0B86"/>
    <w:rsid w:val="006F2031"/>
    <w:rsid w:val="006F34B6"/>
    <w:rsid w:val="006F3EC3"/>
    <w:rsid w:val="006F4899"/>
    <w:rsid w:val="006F4E32"/>
    <w:rsid w:val="006F5FB5"/>
    <w:rsid w:val="006F7F6B"/>
    <w:rsid w:val="00700A67"/>
    <w:rsid w:val="00700A7D"/>
    <w:rsid w:val="00701130"/>
    <w:rsid w:val="00702DCD"/>
    <w:rsid w:val="0070320E"/>
    <w:rsid w:val="0070338F"/>
    <w:rsid w:val="007033E1"/>
    <w:rsid w:val="0070356F"/>
    <w:rsid w:val="00703607"/>
    <w:rsid w:val="0070361A"/>
    <w:rsid w:val="007042AD"/>
    <w:rsid w:val="00704D41"/>
    <w:rsid w:val="00705919"/>
    <w:rsid w:val="00706643"/>
    <w:rsid w:val="007068C9"/>
    <w:rsid w:val="00706D99"/>
    <w:rsid w:val="00707E45"/>
    <w:rsid w:val="007115C8"/>
    <w:rsid w:val="00711E54"/>
    <w:rsid w:val="00712DDB"/>
    <w:rsid w:val="00714367"/>
    <w:rsid w:val="00714CC5"/>
    <w:rsid w:val="00714D2D"/>
    <w:rsid w:val="007156A3"/>
    <w:rsid w:val="00715756"/>
    <w:rsid w:val="00716119"/>
    <w:rsid w:val="00716502"/>
    <w:rsid w:val="0071696D"/>
    <w:rsid w:val="00716BF8"/>
    <w:rsid w:val="00716C72"/>
    <w:rsid w:val="00716F50"/>
    <w:rsid w:val="007205C0"/>
    <w:rsid w:val="00720F6D"/>
    <w:rsid w:val="0072108B"/>
    <w:rsid w:val="0072122D"/>
    <w:rsid w:val="007219F7"/>
    <w:rsid w:val="00721BB1"/>
    <w:rsid w:val="007228E4"/>
    <w:rsid w:val="00724857"/>
    <w:rsid w:val="00724B0E"/>
    <w:rsid w:val="007250D7"/>
    <w:rsid w:val="0072587F"/>
    <w:rsid w:val="00725F80"/>
    <w:rsid w:val="0072641F"/>
    <w:rsid w:val="00726881"/>
    <w:rsid w:val="00730F21"/>
    <w:rsid w:val="00731EE7"/>
    <w:rsid w:val="00732C58"/>
    <w:rsid w:val="007332FE"/>
    <w:rsid w:val="00734834"/>
    <w:rsid w:val="00735484"/>
    <w:rsid w:val="00735EFB"/>
    <w:rsid w:val="007369F0"/>
    <w:rsid w:val="00737D73"/>
    <w:rsid w:val="007404ED"/>
    <w:rsid w:val="007405E3"/>
    <w:rsid w:val="00741D62"/>
    <w:rsid w:val="00742516"/>
    <w:rsid w:val="00745407"/>
    <w:rsid w:val="00745458"/>
    <w:rsid w:val="00745FE6"/>
    <w:rsid w:val="007460C2"/>
    <w:rsid w:val="00750BA4"/>
    <w:rsid w:val="0075287D"/>
    <w:rsid w:val="00753827"/>
    <w:rsid w:val="00754E87"/>
    <w:rsid w:val="00754FA7"/>
    <w:rsid w:val="00755445"/>
    <w:rsid w:val="007560B3"/>
    <w:rsid w:val="00756250"/>
    <w:rsid w:val="007568A3"/>
    <w:rsid w:val="007569CD"/>
    <w:rsid w:val="00757660"/>
    <w:rsid w:val="00760E0A"/>
    <w:rsid w:val="00763702"/>
    <w:rsid w:val="00763848"/>
    <w:rsid w:val="00763D6A"/>
    <w:rsid w:val="00764463"/>
    <w:rsid w:val="00766A3A"/>
    <w:rsid w:val="00766C3C"/>
    <w:rsid w:val="007675E4"/>
    <w:rsid w:val="00771636"/>
    <w:rsid w:val="00771AC7"/>
    <w:rsid w:val="0077334F"/>
    <w:rsid w:val="00773860"/>
    <w:rsid w:val="00774184"/>
    <w:rsid w:val="00774349"/>
    <w:rsid w:val="00774B20"/>
    <w:rsid w:val="00774C91"/>
    <w:rsid w:val="007755EA"/>
    <w:rsid w:val="0077647B"/>
    <w:rsid w:val="00776BE3"/>
    <w:rsid w:val="00780A7A"/>
    <w:rsid w:val="007821D2"/>
    <w:rsid w:val="007831AC"/>
    <w:rsid w:val="00783AC1"/>
    <w:rsid w:val="00784171"/>
    <w:rsid w:val="007857AD"/>
    <w:rsid w:val="007872F2"/>
    <w:rsid w:val="00787674"/>
    <w:rsid w:val="00790397"/>
    <w:rsid w:val="007909C7"/>
    <w:rsid w:val="00791411"/>
    <w:rsid w:val="00793018"/>
    <w:rsid w:val="00793210"/>
    <w:rsid w:val="0079389E"/>
    <w:rsid w:val="00796251"/>
    <w:rsid w:val="007962E3"/>
    <w:rsid w:val="00796EE6"/>
    <w:rsid w:val="007A04D8"/>
    <w:rsid w:val="007A0775"/>
    <w:rsid w:val="007A0C40"/>
    <w:rsid w:val="007A1037"/>
    <w:rsid w:val="007A1A8C"/>
    <w:rsid w:val="007A1E24"/>
    <w:rsid w:val="007A241E"/>
    <w:rsid w:val="007A4A31"/>
    <w:rsid w:val="007A7056"/>
    <w:rsid w:val="007B00CC"/>
    <w:rsid w:val="007B01BF"/>
    <w:rsid w:val="007B128A"/>
    <w:rsid w:val="007B2BC1"/>
    <w:rsid w:val="007B2CFC"/>
    <w:rsid w:val="007B40AB"/>
    <w:rsid w:val="007B5672"/>
    <w:rsid w:val="007B5D52"/>
    <w:rsid w:val="007B7D35"/>
    <w:rsid w:val="007C0974"/>
    <w:rsid w:val="007C154C"/>
    <w:rsid w:val="007C17FB"/>
    <w:rsid w:val="007C1FFF"/>
    <w:rsid w:val="007C2325"/>
    <w:rsid w:val="007C29F2"/>
    <w:rsid w:val="007C4852"/>
    <w:rsid w:val="007C4DAB"/>
    <w:rsid w:val="007C4E2A"/>
    <w:rsid w:val="007C65DF"/>
    <w:rsid w:val="007C67B6"/>
    <w:rsid w:val="007C7251"/>
    <w:rsid w:val="007C79C7"/>
    <w:rsid w:val="007C7F9E"/>
    <w:rsid w:val="007C7FCE"/>
    <w:rsid w:val="007D0033"/>
    <w:rsid w:val="007D105E"/>
    <w:rsid w:val="007D1110"/>
    <w:rsid w:val="007D2730"/>
    <w:rsid w:val="007D34B0"/>
    <w:rsid w:val="007D3B11"/>
    <w:rsid w:val="007D40F7"/>
    <w:rsid w:val="007D5882"/>
    <w:rsid w:val="007D5C02"/>
    <w:rsid w:val="007D7A72"/>
    <w:rsid w:val="007D7D40"/>
    <w:rsid w:val="007E03AE"/>
    <w:rsid w:val="007E1745"/>
    <w:rsid w:val="007E17B7"/>
    <w:rsid w:val="007E5023"/>
    <w:rsid w:val="007E7E98"/>
    <w:rsid w:val="007F040E"/>
    <w:rsid w:val="007F1926"/>
    <w:rsid w:val="007F2493"/>
    <w:rsid w:val="007F2AD9"/>
    <w:rsid w:val="007F314A"/>
    <w:rsid w:val="007F3B9B"/>
    <w:rsid w:val="007F4A89"/>
    <w:rsid w:val="007F4F1C"/>
    <w:rsid w:val="007F4FAF"/>
    <w:rsid w:val="008026A8"/>
    <w:rsid w:val="00803A48"/>
    <w:rsid w:val="0080422C"/>
    <w:rsid w:val="008043CD"/>
    <w:rsid w:val="00805134"/>
    <w:rsid w:val="00806E1C"/>
    <w:rsid w:val="00810147"/>
    <w:rsid w:val="00810196"/>
    <w:rsid w:val="008106A9"/>
    <w:rsid w:val="00811DC7"/>
    <w:rsid w:val="00811FCA"/>
    <w:rsid w:val="008125B7"/>
    <w:rsid w:val="0081443A"/>
    <w:rsid w:val="00814DDA"/>
    <w:rsid w:val="00814F07"/>
    <w:rsid w:val="00815057"/>
    <w:rsid w:val="00815D9A"/>
    <w:rsid w:val="00816F82"/>
    <w:rsid w:val="008179D7"/>
    <w:rsid w:val="00821B84"/>
    <w:rsid w:val="008222AE"/>
    <w:rsid w:val="0082242B"/>
    <w:rsid w:val="00823020"/>
    <w:rsid w:val="00823787"/>
    <w:rsid w:val="00823A12"/>
    <w:rsid w:val="00824806"/>
    <w:rsid w:val="00825003"/>
    <w:rsid w:val="00825613"/>
    <w:rsid w:val="00825B6B"/>
    <w:rsid w:val="0082771F"/>
    <w:rsid w:val="00827FFD"/>
    <w:rsid w:val="00831B35"/>
    <w:rsid w:val="00831B68"/>
    <w:rsid w:val="008357EB"/>
    <w:rsid w:val="00835C47"/>
    <w:rsid w:val="008378B0"/>
    <w:rsid w:val="00837CBF"/>
    <w:rsid w:val="00840E57"/>
    <w:rsid w:val="00843AB6"/>
    <w:rsid w:val="00844333"/>
    <w:rsid w:val="00844CCA"/>
    <w:rsid w:val="00845973"/>
    <w:rsid w:val="00846270"/>
    <w:rsid w:val="00846790"/>
    <w:rsid w:val="00846941"/>
    <w:rsid w:val="00846ABE"/>
    <w:rsid w:val="008472B0"/>
    <w:rsid w:val="00850336"/>
    <w:rsid w:val="008512FA"/>
    <w:rsid w:val="008513CD"/>
    <w:rsid w:val="00851A8B"/>
    <w:rsid w:val="00851AA2"/>
    <w:rsid w:val="00852F63"/>
    <w:rsid w:val="00853FA3"/>
    <w:rsid w:val="008540AB"/>
    <w:rsid w:val="00854967"/>
    <w:rsid w:val="00854B38"/>
    <w:rsid w:val="00854C8E"/>
    <w:rsid w:val="00855516"/>
    <w:rsid w:val="00856FE6"/>
    <w:rsid w:val="00860492"/>
    <w:rsid w:val="00860A9D"/>
    <w:rsid w:val="008617FD"/>
    <w:rsid w:val="00861EDF"/>
    <w:rsid w:val="00861F76"/>
    <w:rsid w:val="008631DF"/>
    <w:rsid w:val="00866ED0"/>
    <w:rsid w:val="00870E86"/>
    <w:rsid w:val="00872069"/>
    <w:rsid w:val="008725B5"/>
    <w:rsid w:val="0087264C"/>
    <w:rsid w:val="0087419C"/>
    <w:rsid w:val="008742BC"/>
    <w:rsid w:val="0087558D"/>
    <w:rsid w:val="00876585"/>
    <w:rsid w:val="008803BE"/>
    <w:rsid w:val="00880DC6"/>
    <w:rsid w:val="00880F09"/>
    <w:rsid w:val="008822B9"/>
    <w:rsid w:val="00882F19"/>
    <w:rsid w:val="008858FA"/>
    <w:rsid w:val="00885EEF"/>
    <w:rsid w:val="008860AD"/>
    <w:rsid w:val="00886394"/>
    <w:rsid w:val="00887BCF"/>
    <w:rsid w:val="00891D33"/>
    <w:rsid w:val="00892E49"/>
    <w:rsid w:val="00893C88"/>
    <w:rsid w:val="00893D82"/>
    <w:rsid w:val="00894887"/>
    <w:rsid w:val="00895833"/>
    <w:rsid w:val="00895B03"/>
    <w:rsid w:val="008966F5"/>
    <w:rsid w:val="008968D3"/>
    <w:rsid w:val="008A06D8"/>
    <w:rsid w:val="008A088D"/>
    <w:rsid w:val="008A0B9B"/>
    <w:rsid w:val="008A0BBD"/>
    <w:rsid w:val="008A1049"/>
    <w:rsid w:val="008A1AE5"/>
    <w:rsid w:val="008A2246"/>
    <w:rsid w:val="008A33FE"/>
    <w:rsid w:val="008A44B0"/>
    <w:rsid w:val="008A5E83"/>
    <w:rsid w:val="008A62A2"/>
    <w:rsid w:val="008A6467"/>
    <w:rsid w:val="008A6C52"/>
    <w:rsid w:val="008A718E"/>
    <w:rsid w:val="008A72ED"/>
    <w:rsid w:val="008A7E5D"/>
    <w:rsid w:val="008B0B44"/>
    <w:rsid w:val="008B15FD"/>
    <w:rsid w:val="008B1B73"/>
    <w:rsid w:val="008B21DD"/>
    <w:rsid w:val="008B2298"/>
    <w:rsid w:val="008B4A5E"/>
    <w:rsid w:val="008B4FEE"/>
    <w:rsid w:val="008B50D0"/>
    <w:rsid w:val="008B56F5"/>
    <w:rsid w:val="008B5E0D"/>
    <w:rsid w:val="008B6299"/>
    <w:rsid w:val="008B651D"/>
    <w:rsid w:val="008B7447"/>
    <w:rsid w:val="008C0164"/>
    <w:rsid w:val="008C0F85"/>
    <w:rsid w:val="008C1F59"/>
    <w:rsid w:val="008C342B"/>
    <w:rsid w:val="008C3C70"/>
    <w:rsid w:val="008C3E52"/>
    <w:rsid w:val="008C4F88"/>
    <w:rsid w:val="008C590B"/>
    <w:rsid w:val="008C5E5E"/>
    <w:rsid w:val="008C60A8"/>
    <w:rsid w:val="008C6618"/>
    <w:rsid w:val="008C6DB3"/>
    <w:rsid w:val="008C7450"/>
    <w:rsid w:val="008C8FA7"/>
    <w:rsid w:val="008D326A"/>
    <w:rsid w:val="008D49BF"/>
    <w:rsid w:val="008D5848"/>
    <w:rsid w:val="008D71F9"/>
    <w:rsid w:val="008D75EC"/>
    <w:rsid w:val="008E15A6"/>
    <w:rsid w:val="008E1674"/>
    <w:rsid w:val="008E17AD"/>
    <w:rsid w:val="008E293B"/>
    <w:rsid w:val="008E4FBB"/>
    <w:rsid w:val="008E5241"/>
    <w:rsid w:val="008E5E72"/>
    <w:rsid w:val="008E71A5"/>
    <w:rsid w:val="008E770F"/>
    <w:rsid w:val="008E7A16"/>
    <w:rsid w:val="008E7A37"/>
    <w:rsid w:val="008E7B7C"/>
    <w:rsid w:val="008F04AD"/>
    <w:rsid w:val="008F15EC"/>
    <w:rsid w:val="008F2683"/>
    <w:rsid w:val="008F2BD2"/>
    <w:rsid w:val="008F332A"/>
    <w:rsid w:val="008F3D53"/>
    <w:rsid w:val="008F3E42"/>
    <w:rsid w:val="008F57C9"/>
    <w:rsid w:val="008F7612"/>
    <w:rsid w:val="0090007E"/>
    <w:rsid w:val="00900879"/>
    <w:rsid w:val="00901CAD"/>
    <w:rsid w:val="00902A13"/>
    <w:rsid w:val="00903196"/>
    <w:rsid w:val="0090372C"/>
    <w:rsid w:val="00904B07"/>
    <w:rsid w:val="00904E7B"/>
    <w:rsid w:val="00905553"/>
    <w:rsid w:val="00905AF6"/>
    <w:rsid w:val="00905BE5"/>
    <w:rsid w:val="00905C3E"/>
    <w:rsid w:val="00910C30"/>
    <w:rsid w:val="00910E53"/>
    <w:rsid w:val="0091109D"/>
    <w:rsid w:val="009118B5"/>
    <w:rsid w:val="00911B61"/>
    <w:rsid w:val="009122AE"/>
    <w:rsid w:val="00913718"/>
    <w:rsid w:val="00915D40"/>
    <w:rsid w:val="00916687"/>
    <w:rsid w:val="00917FAA"/>
    <w:rsid w:val="00922E66"/>
    <w:rsid w:val="00922EFD"/>
    <w:rsid w:val="009234CD"/>
    <w:rsid w:val="00923D7E"/>
    <w:rsid w:val="00924666"/>
    <w:rsid w:val="00924D1E"/>
    <w:rsid w:val="00924E14"/>
    <w:rsid w:val="00925430"/>
    <w:rsid w:val="00925871"/>
    <w:rsid w:val="00926356"/>
    <w:rsid w:val="00926B87"/>
    <w:rsid w:val="00926CC4"/>
    <w:rsid w:val="009279C4"/>
    <w:rsid w:val="00927D9C"/>
    <w:rsid w:val="00930BE7"/>
    <w:rsid w:val="00930D76"/>
    <w:rsid w:val="00931313"/>
    <w:rsid w:val="00931B5B"/>
    <w:rsid w:val="00932129"/>
    <w:rsid w:val="00932509"/>
    <w:rsid w:val="00933207"/>
    <w:rsid w:val="009341CD"/>
    <w:rsid w:val="00935323"/>
    <w:rsid w:val="009356EF"/>
    <w:rsid w:val="00936AB1"/>
    <w:rsid w:val="0093767B"/>
    <w:rsid w:val="0094124E"/>
    <w:rsid w:val="009416D8"/>
    <w:rsid w:val="00943E18"/>
    <w:rsid w:val="0094533F"/>
    <w:rsid w:val="00946552"/>
    <w:rsid w:val="00946B84"/>
    <w:rsid w:val="00951BE5"/>
    <w:rsid w:val="00951F2C"/>
    <w:rsid w:val="00952413"/>
    <w:rsid w:val="0095378D"/>
    <w:rsid w:val="009543AE"/>
    <w:rsid w:val="00954426"/>
    <w:rsid w:val="00954A0D"/>
    <w:rsid w:val="0095613B"/>
    <w:rsid w:val="0095742F"/>
    <w:rsid w:val="0095754A"/>
    <w:rsid w:val="009600E0"/>
    <w:rsid w:val="00960E1D"/>
    <w:rsid w:val="0096231E"/>
    <w:rsid w:val="0096325D"/>
    <w:rsid w:val="00963FC6"/>
    <w:rsid w:val="00965833"/>
    <w:rsid w:val="00965999"/>
    <w:rsid w:val="00967011"/>
    <w:rsid w:val="009677F1"/>
    <w:rsid w:val="009700D3"/>
    <w:rsid w:val="0097033E"/>
    <w:rsid w:val="00970CD1"/>
    <w:rsid w:val="0097231B"/>
    <w:rsid w:val="00972398"/>
    <w:rsid w:val="00973064"/>
    <w:rsid w:val="009736E4"/>
    <w:rsid w:val="00973C45"/>
    <w:rsid w:val="00973CD5"/>
    <w:rsid w:val="00973F4B"/>
    <w:rsid w:val="009740E9"/>
    <w:rsid w:val="00974F37"/>
    <w:rsid w:val="00975BFC"/>
    <w:rsid w:val="00976BBD"/>
    <w:rsid w:val="00976F4B"/>
    <w:rsid w:val="00977274"/>
    <w:rsid w:val="0097796B"/>
    <w:rsid w:val="00980164"/>
    <w:rsid w:val="009805F4"/>
    <w:rsid w:val="00981E17"/>
    <w:rsid w:val="00981E2C"/>
    <w:rsid w:val="00982AE2"/>
    <w:rsid w:val="00982C15"/>
    <w:rsid w:val="00982F64"/>
    <w:rsid w:val="0098334C"/>
    <w:rsid w:val="00986CD5"/>
    <w:rsid w:val="00987E79"/>
    <w:rsid w:val="00987FE3"/>
    <w:rsid w:val="00991263"/>
    <w:rsid w:val="0099144B"/>
    <w:rsid w:val="00993A90"/>
    <w:rsid w:val="00993B5E"/>
    <w:rsid w:val="0099423B"/>
    <w:rsid w:val="0099427A"/>
    <w:rsid w:val="00995ABB"/>
    <w:rsid w:val="009967F5"/>
    <w:rsid w:val="00997C4B"/>
    <w:rsid w:val="009A0FC2"/>
    <w:rsid w:val="009A24B2"/>
    <w:rsid w:val="009A3F56"/>
    <w:rsid w:val="009A443A"/>
    <w:rsid w:val="009A4BC2"/>
    <w:rsid w:val="009A551B"/>
    <w:rsid w:val="009A5DA7"/>
    <w:rsid w:val="009A5E7F"/>
    <w:rsid w:val="009A6FDA"/>
    <w:rsid w:val="009A702E"/>
    <w:rsid w:val="009A720B"/>
    <w:rsid w:val="009A7C57"/>
    <w:rsid w:val="009B0DFB"/>
    <w:rsid w:val="009B123D"/>
    <w:rsid w:val="009B12AE"/>
    <w:rsid w:val="009B1B61"/>
    <w:rsid w:val="009B2E94"/>
    <w:rsid w:val="009B34FF"/>
    <w:rsid w:val="009B4538"/>
    <w:rsid w:val="009B4CB9"/>
    <w:rsid w:val="009B5EA5"/>
    <w:rsid w:val="009B6420"/>
    <w:rsid w:val="009B73F5"/>
    <w:rsid w:val="009B74CF"/>
    <w:rsid w:val="009B7910"/>
    <w:rsid w:val="009C017B"/>
    <w:rsid w:val="009C212E"/>
    <w:rsid w:val="009C2130"/>
    <w:rsid w:val="009C4FD7"/>
    <w:rsid w:val="009C6B7D"/>
    <w:rsid w:val="009C6E93"/>
    <w:rsid w:val="009D0819"/>
    <w:rsid w:val="009D1159"/>
    <w:rsid w:val="009D1492"/>
    <w:rsid w:val="009D19F5"/>
    <w:rsid w:val="009D1FE3"/>
    <w:rsid w:val="009D21E6"/>
    <w:rsid w:val="009D26CD"/>
    <w:rsid w:val="009D26E3"/>
    <w:rsid w:val="009D2739"/>
    <w:rsid w:val="009D28AF"/>
    <w:rsid w:val="009D3008"/>
    <w:rsid w:val="009D5F24"/>
    <w:rsid w:val="009D7366"/>
    <w:rsid w:val="009E0EF9"/>
    <w:rsid w:val="009E294D"/>
    <w:rsid w:val="009E2AD0"/>
    <w:rsid w:val="009E34AC"/>
    <w:rsid w:val="009E5109"/>
    <w:rsid w:val="009E5B65"/>
    <w:rsid w:val="009E5E22"/>
    <w:rsid w:val="009E6B5C"/>
    <w:rsid w:val="009E768C"/>
    <w:rsid w:val="009F040F"/>
    <w:rsid w:val="009F16AB"/>
    <w:rsid w:val="009F2186"/>
    <w:rsid w:val="009F3009"/>
    <w:rsid w:val="009F3B89"/>
    <w:rsid w:val="009F3F1D"/>
    <w:rsid w:val="009F500D"/>
    <w:rsid w:val="009F5312"/>
    <w:rsid w:val="009F5B10"/>
    <w:rsid w:val="009F606B"/>
    <w:rsid w:val="009F7271"/>
    <w:rsid w:val="00A004A8"/>
    <w:rsid w:val="00A035C9"/>
    <w:rsid w:val="00A0521D"/>
    <w:rsid w:val="00A05DD1"/>
    <w:rsid w:val="00A1033E"/>
    <w:rsid w:val="00A1094F"/>
    <w:rsid w:val="00A10A14"/>
    <w:rsid w:val="00A10A83"/>
    <w:rsid w:val="00A11112"/>
    <w:rsid w:val="00A113A9"/>
    <w:rsid w:val="00A11755"/>
    <w:rsid w:val="00A124A5"/>
    <w:rsid w:val="00A129C7"/>
    <w:rsid w:val="00A1311B"/>
    <w:rsid w:val="00A13B88"/>
    <w:rsid w:val="00A1414A"/>
    <w:rsid w:val="00A1479F"/>
    <w:rsid w:val="00A14C58"/>
    <w:rsid w:val="00A166FA"/>
    <w:rsid w:val="00A201AD"/>
    <w:rsid w:val="00A20849"/>
    <w:rsid w:val="00A2148E"/>
    <w:rsid w:val="00A21770"/>
    <w:rsid w:val="00A21EAE"/>
    <w:rsid w:val="00A224A2"/>
    <w:rsid w:val="00A22B97"/>
    <w:rsid w:val="00A22FE9"/>
    <w:rsid w:val="00A2343A"/>
    <w:rsid w:val="00A23712"/>
    <w:rsid w:val="00A24225"/>
    <w:rsid w:val="00A258D2"/>
    <w:rsid w:val="00A273A5"/>
    <w:rsid w:val="00A27B84"/>
    <w:rsid w:val="00A31684"/>
    <w:rsid w:val="00A31ECB"/>
    <w:rsid w:val="00A31F6C"/>
    <w:rsid w:val="00A337B8"/>
    <w:rsid w:val="00A35828"/>
    <w:rsid w:val="00A36EC2"/>
    <w:rsid w:val="00A37698"/>
    <w:rsid w:val="00A376B9"/>
    <w:rsid w:val="00A40767"/>
    <w:rsid w:val="00A40C94"/>
    <w:rsid w:val="00A412B8"/>
    <w:rsid w:val="00A42A5C"/>
    <w:rsid w:val="00A42C44"/>
    <w:rsid w:val="00A432FA"/>
    <w:rsid w:val="00A43762"/>
    <w:rsid w:val="00A44C3E"/>
    <w:rsid w:val="00A451F3"/>
    <w:rsid w:val="00A46C21"/>
    <w:rsid w:val="00A46D3E"/>
    <w:rsid w:val="00A47045"/>
    <w:rsid w:val="00A50250"/>
    <w:rsid w:val="00A50DD3"/>
    <w:rsid w:val="00A51702"/>
    <w:rsid w:val="00A51F76"/>
    <w:rsid w:val="00A52ABA"/>
    <w:rsid w:val="00A52DAE"/>
    <w:rsid w:val="00A536DE"/>
    <w:rsid w:val="00A53EBC"/>
    <w:rsid w:val="00A5496C"/>
    <w:rsid w:val="00A54A2E"/>
    <w:rsid w:val="00A555B0"/>
    <w:rsid w:val="00A55839"/>
    <w:rsid w:val="00A57E12"/>
    <w:rsid w:val="00A60CAD"/>
    <w:rsid w:val="00A6295B"/>
    <w:rsid w:val="00A6314B"/>
    <w:rsid w:val="00A631D1"/>
    <w:rsid w:val="00A6447C"/>
    <w:rsid w:val="00A64FF8"/>
    <w:rsid w:val="00A65F4A"/>
    <w:rsid w:val="00A710C3"/>
    <w:rsid w:val="00A7272B"/>
    <w:rsid w:val="00A72A9E"/>
    <w:rsid w:val="00A730C0"/>
    <w:rsid w:val="00A73BA1"/>
    <w:rsid w:val="00A74040"/>
    <w:rsid w:val="00A75491"/>
    <w:rsid w:val="00A756DA"/>
    <w:rsid w:val="00A758F7"/>
    <w:rsid w:val="00A76868"/>
    <w:rsid w:val="00A76A80"/>
    <w:rsid w:val="00A8043A"/>
    <w:rsid w:val="00A804D2"/>
    <w:rsid w:val="00A815AF"/>
    <w:rsid w:val="00A819C4"/>
    <w:rsid w:val="00A81D3C"/>
    <w:rsid w:val="00A82191"/>
    <w:rsid w:val="00A83B0D"/>
    <w:rsid w:val="00A8478B"/>
    <w:rsid w:val="00A84842"/>
    <w:rsid w:val="00A85378"/>
    <w:rsid w:val="00A86AB7"/>
    <w:rsid w:val="00A86B17"/>
    <w:rsid w:val="00A902FC"/>
    <w:rsid w:val="00A91C20"/>
    <w:rsid w:val="00A93105"/>
    <w:rsid w:val="00A932A1"/>
    <w:rsid w:val="00A93CF0"/>
    <w:rsid w:val="00A93E3D"/>
    <w:rsid w:val="00A9634E"/>
    <w:rsid w:val="00A96B79"/>
    <w:rsid w:val="00A96C12"/>
    <w:rsid w:val="00A97051"/>
    <w:rsid w:val="00A970C5"/>
    <w:rsid w:val="00AA06D7"/>
    <w:rsid w:val="00AA122F"/>
    <w:rsid w:val="00AA1F4C"/>
    <w:rsid w:val="00AA2233"/>
    <w:rsid w:val="00AA284A"/>
    <w:rsid w:val="00AA28A6"/>
    <w:rsid w:val="00AA34E6"/>
    <w:rsid w:val="00AA35BA"/>
    <w:rsid w:val="00AA38A0"/>
    <w:rsid w:val="00AA6884"/>
    <w:rsid w:val="00AA701C"/>
    <w:rsid w:val="00AA7050"/>
    <w:rsid w:val="00AA786D"/>
    <w:rsid w:val="00AA7941"/>
    <w:rsid w:val="00AA7A42"/>
    <w:rsid w:val="00AB3417"/>
    <w:rsid w:val="00AB343F"/>
    <w:rsid w:val="00AB3DAF"/>
    <w:rsid w:val="00AB3FE7"/>
    <w:rsid w:val="00AB4099"/>
    <w:rsid w:val="00AB4C75"/>
    <w:rsid w:val="00AB539E"/>
    <w:rsid w:val="00AB5539"/>
    <w:rsid w:val="00AB5791"/>
    <w:rsid w:val="00AB60C6"/>
    <w:rsid w:val="00AB68C5"/>
    <w:rsid w:val="00AB6B7E"/>
    <w:rsid w:val="00AB758E"/>
    <w:rsid w:val="00AC0007"/>
    <w:rsid w:val="00AC13CF"/>
    <w:rsid w:val="00AC1FB6"/>
    <w:rsid w:val="00AC39C2"/>
    <w:rsid w:val="00AC7AC8"/>
    <w:rsid w:val="00AC7E41"/>
    <w:rsid w:val="00AD0224"/>
    <w:rsid w:val="00AD1BE9"/>
    <w:rsid w:val="00AD25E0"/>
    <w:rsid w:val="00AD3100"/>
    <w:rsid w:val="00AD320F"/>
    <w:rsid w:val="00AD3768"/>
    <w:rsid w:val="00AD390E"/>
    <w:rsid w:val="00AD4464"/>
    <w:rsid w:val="00AD6AD9"/>
    <w:rsid w:val="00AE04FD"/>
    <w:rsid w:val="00AE1065"/>
    <w:rsid w:val="00AE271B"/>
    <w:rsid w:val="00AE2F71"/>
    <w:rsid w:val="00AE2F9E"/>
    <w:rsid w:val="00AE439C"/>
    <w:rsid w:val="00AE45BF"/>
    <w:rsid w:val="00AE58DF"/>
    <w:rsid w:val="00AE67C8"/>
    <w:rsid w:val="00AE6878"/>
    <w:rsid w:val="00AE7256"/>
    <w:rsid w:val="00AE7AEA"/>
    <w:rsid w:val="00AF1458"/>
    <w:rsid w:val="00AF1B19"/>
    <w:rsid w:val="00AF1EC1"/>
    <w:rsid w:val="00AF2DA4"/>
    <w:rsid w:val="00AF40FB"/>
    <w:rsid w:val="00AF5D64"/>
    <w:rsid w:val="00AF632E"/>
    <w:rsid w:val="00AF6664"/>
    <w:rsid w:val="00AF6895"/>
    <w:rsid w:val="00AF76EC"/>
    <w:rsid w:val="00B0009F"/>
    <w:rsid w:val="00B01006"/>
    <w:rsid w:val="00B018DF"/>
    <w:rsid w:val="00B01955"/>
    <w:rsid w:val="00B01AD5"/>
    <w:rsid w:val="00B02562"/>
    <w:rsid w:val="00B02AB8"/>
    <w:rsid w:val="00B02ED6"/>
    <w:rsid w:val="00B02EEC"/>
    <w:rsid w:val="00B03CBF"/>
    <w:rsid w:val="00B03DBE"/>
    <w:rsid w:val="00B0450E"/>
    <w:rsid w:val="00B047C2"/>
    <w:rsid w:val="00B06011"/>
    <w:rsid w:val="00B07E7D"/>
    <w:rsid w:val="00B10F42"/>
    <w:rsid w:val="00B11EDA"/>
    <w:rsid w:val="00B126E5"/>
    <w:rsid w:val="00B12CA3"/>
    <w:rsid w:val="00B12E43"/>
    <w:rsid w:val="00B138B0"/>
    <w:rsid w:val="00B14892"/>
    <w:rsid w:val="00B155FB"/>
    <w:rsid w:val="00B159AC"/>
    <w:rsid w:val="00B15D7A"/>
    <w:rsid w:val="00B15DDF"/>
    <w:rsid w:val="00B16E93"/>
    <w:rsid w:val="00B175BA"/>
    <w:rsid w:val="00B204BE"/>
    <w:rsid w:val="00B2124B"/>
    <w:rsid w:val="00B228EB"/>
    <w:rsid w:val="00B22D0D"/>
    <w:rsid w:val="00B231F7"/>
    <w:rsid w:val="00B24DF9"/>
    <w:rsid w:val="00B25509"/>
    <w:rsid w:val="00B26A66"/>
    <w:rsid w:val="00B321EF"/>
    <w:rsid w:val="00B3407F"/>
    <w:rsid w:val="00B34918"/>
    <w:rsid w:val="00B34D49"/>
    <w:rsid w:val="00B35145"/>
    <w:rsid w:val="00B3692E"/>
    <w:rsid w:val="00B369BA"/>
    <w:rsid w:val="00B36ADF"/>
    <w:rsid w:val="00B37B15"/>
    <w:rsid w:val="00B42470"/>
    <w:rsid w:val="00B42E43"/>
    <w:rsid w:val="00B440E8"/>
    <w:rsid w:val="00B44D9D"/>
    <w:rsid w:val="00B46AAA"/>
    <w:rsid w:val="00B505A0"/>
    <w:rsid w:val="00B50B07"/>
    <w:rsid w:val="00B52D56"/>
    <w:rsid w:val="00B52F05"/>
    <w:rsid w:val="00B5387C"/>
    <w:rsid w:val="00B53C26"/>
    <w:rsid w:val="00B53E74"/>
    <w:rsid w:val="00B54653"/>
    <w:rsid w:val="00B54FC1"/>
    <w:rsid w:val="00B56136"/>
    <w:rsid w:val="00B56855"/>
    <w:rsid w:val="00B56DF5"/>
    <w:rsid w:val="00B570B7"/>
    <w:rsid w:val="00B5787F"/>
    <w:rsid w:val="00B57D3F"/>
    <w:rsid w:val="00B603CE"/>
    <w:rsid w:val="00B606B0"/>
    <w:rsid w:val="00B609CF"/>
    <w:rsid w:val="00B61C0A"/>
    <w:rsid w:val="00B65BFA"/>
    <w:rsid w:val="00B7306C"/>
    <w:rsid w:val="00B75D3D"/>
    <w:rsid w:val="00B76FC8"/>
    <w:rsid w:val="00B77403"/>
    <w:rsid w:val="00B7771E"/>
    <w:rsid w:val="00B803D8"/>
    <w:rsid w:val="00B81DFC"/>
    <w:rsid w:val="00B82C4E"/>
    <w:rsid w:val="00B82EA4"/>
    <w:rsid w:val="00B83337"/>
    <w:rsid w:val="00B83660"/>
    <w:rsid w:val="00B84DCE"/>
    <w:rsid w:val="00B8548E"/>
    <w:rsid w:val="00B85B85"/>
    <w:rsid w:val="00B85BA1"/>
    <w:rsid w:val="00B85DB0"/>
    <w:rsid w:val="00B85EB0"/>
    <w:rsid w:val="00B868AC"/>
    <w:rsid w:val="00B87441"/>
    <w:rsid w:val="00B87944"/>
    <w:rsid w:val="00B9012D"/>
    <w:rsid w:val="00B90CB5"/>
    <w:rsid w:val="00B94B6A"/>
    <w:rsid w:val="00B94F52"/>
    <w:rsid w:val="00B95461"/>
    <w:rsid w:val="00B955B6"/>
    <w:rsid w:val="00B95E95"/>
    <w:rsid w:val="00B95F62"/>
    <w:rsid w:val="00B96532"/>
    <w:rsid w:val="00B966F2"/>
    <w:rsid w:val="00B968FB"/>
    <w:rsid w:val="00B96920"/>
    <w:rsid w:val="00B96D34"/>
    <w:rsid w:val="00B96E7B"/>
    <w:rsid w:val="00B96EA2"/>
    <w:rsid w:val="00B97D86"/>
    <w:rsid w:val="00BA00E3"/>
    <w:rsid w:val="00BA0717"/>
    <w:rsid w:val="00BA1A02"/>
    <w:rsid w:val="00BA1F24"/>
    <w:rsid w:val="00BA27DC"/>
    <w:rsid w:val="00BA28C4"/>
    <w:rsid w:val="00BA2D2E"/>
    <w:rsid w:val="00BA2EFE"/>
    <w:rsid w:val="00BA317F"/>
    <w:rsid w:val="00BA3C7F"/>
    <w:rsid w:val="00BA3E08"/>
    <w:rsid w:val="00BA4222"/>
    <w:rsid w:val="00BA4275"/>
    <w:rsid w:val="00BA428D"/>
    <w:rsid w:val="00BA4C01"/>
    <w:rsid w:val="00BA620E"/>
    <w:rsid w:val="00BA625F"/>
    <w:rsid w:val="00BB2A70"/>
    <w:rsid w:val="00BB2C63"/>
    <w:rsid w:val="00BB2FD6"/>
    <w:rsid w:val="00BB385E"/>
    <w:rsid w:val="00BB3BEA"/>
    <w:rsid w:val="00BB54AC"/>
    <w:rsid w:val="00BB6466"/>
    <w:rsid w:val="00BB70B4"/>
    <w:rsid w:val="00BB714E"/>
    <w:rsid w:val="00BC3A8F"/>
    <w:rsid w:val="00BC57BE"/>
    <w:rsid w:val="00BC5A5F"/>
    <w:rsid w:val="00BC743A"/>
    <w:rsid w:val="00BC74F1"/>
    <w:rsid w:val="00BD0FAC"/>
    <w:rsid w:val="00BD2BAC"/>
    <w:rsid w:val="00BD36DB"/>
    <w:rsid w:val="00BD3E90"/>
    <w:rsid w:val="00BD4088"/>
    <w:rsid w:val="00BD532B"/>
    <w:rsid w:val="00BD620B"/>
    <w:rsid w:val="00BD65EA"/>
    <w:rsid w:val="00BD69CD"/>
    <w:rsid w:val="00BE1B45"/>
    <w:rsid w:val="00BE1EE9"/>
    <w:rsid w:val="00BE3A21"/>
    <w:rsid w:val="00BE3D82"/>
    <w:rsid w:val="00BE445B"/>
    <w:rsid w:val="00BE4A33"/>
    <w:rsid w:val="00BE4E55"/>
    <w:rsid w:val="00BE5BA9"/>
    <w:rsid w:val="00BE5E7E"/>
    <w:rsid w:val="00BE5FC0"/>
    <w:rsid w:val="00BE6269"/>
    <w:rsid w:val="00BE6AA9"/>
    <w:rsid w:val="00BE6C61"/>
    <w:rsid w:val="00BE7350"/>
    <w:rsid w:val="00BE76DC"/>
    <w:rsid w:val="00BE78B0"/>
    <w:rsid w:val="00BE7BCE"/>
    <w:rsid w:val="00BF0F27"/>
    <w:rsid w:val="00BF1022"/>
    <w:rsid w:val="00BF13AA"/>
    <w:rsid w:val="00BF13E2"/>
    <w:rsid w:val="00BF1552"/>
    <w:rsid w:val="00BF203B"/>
    <w:rsid w:val="00BF235F"/>
    <w:rsid w:val="00BF265D"/>
    <w:rsid w:val="00BF30CB"/>
    <w:rsid w:val="00BF35EA"/>
    <w:rsid w:val="00BF42F8"/>
    <w:rsid w:val="00BF4335"/>
    <w:rsid w:val="00BF48A7"/>
    <w:rsid w:val="00C00721"/>
    <w:rsid w:val="00C0075F"/>
    <w:rsid w:val="00C01079"/>
    <w:rsid w:val="00C02ACB"/>
    <w:rsid w:val="00C048EC"/>
    <w:rsid w:val="00C04D4F"/>
    <w:rsid w:val="00C05A8E"/>
    <w:rsid w:val="00C05AEE"/>
    <w:rsid w:val="00C0746E"/>
    <w:rsid w:val="00C07D66"/>
    <w:rsid w:val="00C103A0"/>
    <w:rsid w:val="00C10697"/>
    <w:rsid w:val="00C109BC"/>
    <w:rsid w:val="00C10F82"/>
    <w:rsid w:val="00C12969"/>
    <w:rsid w:val="00C13A54"/>
    <w:rsid w:val="00C16832"/>
    <w:rsid w:val="00C16B1D"/>
    <w:rsid w:val="00C16B5A"/>
    <w:rsid w:val="00C16EB9"/>
    <w:rsid w:val="00C17195"/>
    <w:rsid w:val="00C17314"/>
    <w:rsid w:val="00C2119C"/>
    <w:rsid w:val="00C212D6"/>
    <w:rsid w:val="00C21D36"/>
    <w:rsid w:val="00C22E07"/>
    <w:rsid w:val="00C23EFA"/>
    <w:rsid w:val="00C27765"/>
    <w:rsid w:val="00C31343"/>
    <w:rsid w:val="00C32991"/>
    <w:rsid w:val="00C3341C"/>
    <w:rsid w:val="00C3685E"/>
    <w:rsid w:val="00C37112"/>
    <w:rsid w:val="00C376DC"/>
    <w:rsid w:val="00C37BD1"/>
    <w:rsid w:val="00C4056F"/>
    <w:rsid w:val="00C40695"/>
    <w:rsid w:val="00C408B3"/>
    <w:rsid w:val="00C40CA5"/>
    <w:rsid w:val="00C41737"/>
    <w:rsid w:val="00C42096"/>
    <w:rsid w:val="00C4262D"/>
    <w:rsid w:val="00C43165"/>
    <w:rsid w:val="00C43BC2"/>
    <w:rsid w:val="00C4553D"/>
    <w:rsid w:val="00C4595A"/>
    <w:rsid w:val="00C45FD2"/>
    <w:rsid w:val="00C471C9"/>
    <w:rsid w:val="00C47346"/>
    <w:rsid w:val="00C47936"/>
    <w:rsid w:val="00C5033F"/>
    <w:rsid w:val="00C5121C"/>
    <w:rsid w:val="00C54606"/>
    <w:rsid w:val="00C54E0B"/>
    <w:rsid w:val="00C55704"/>
    <w:rsid w:val="00C55ACA"/>
    <w:rsid w:val="00C56948"/>
    <w:rsid w:val="00C5724D"/>
    <w:rsid w:val="00C574E1"/>
    <w:rsid w:val="00C57A51"/>
    <w:rsid w:val="00C61D2C"/>
    <w:rsid w:val="00C63A63"/>
    <w:rsid w:val="00C64931"/>
    <w:rsid w:val="00C6599D"/>
    <w:rsid w:val="00C65A5A"/>
    <w:rsid w:val="00C67224"/>
    <w:rsid w:val="00C67D8F"/>
    <w:rsid w:val="00C70345"/>
    <w:rsid w:val="00C70F70"/>
    <w:rsid w:val="00C7236B"/>
    <w:rsid w:val="00C727C8"/>
    <w:rsid w:val="00C737D3"/>
    <w:rsid w:val="00C74926"/>
    <w:rsid w:val="00C752F6"/>
    <w:rsid w:val="00C75F58"/>
    <w:rsid w:val="00C766EC"/>
    <w:rsid w:val="00C80B02"/>
    <w:rsid w:val="00C81CC3"/>
    <w:rsid w:val="00C83ABD"/>
    <w:rsid w:val="00C84592"/>
    <w:rsid w:val="00C8504E"/>
    <w:rsid w:val="00C850BA"/>
    <w:rsid w:val="00C86C30"/>
    <w:rsid w:val="00C872C2"/>
    <w:rsid w:val="00C87D40"/>
    <w:rsid w:val="00C87F90"/>
    <w:rsid w:val="00C9047A"/>
    <w:rsid w:val="00C90DCA"/>
    <w:rsid w:val="00C9126A"/>
    <w:rsid w:val="00C91FCB"/>
    <w:rsid w:val="00C9205B"/>
    <w:rsid w:val="00C93549"/>
    <w:rsid w:val="00C93B85"/>
    <w:rsid w:val="00C94FE9"/>
    <w:rsid w:val="00C95767"/>
    <w:rsid w:val="00C958F4"/>
    <w:rsid w:val="00CA2380"/>
    <w:rsid w:val="00CA2F76"/>
    <w:rsid w:val="00CA3DA0"/>
    <w:rsid w:val="00CA4497"/>
    <w:rsid w:val="00CA5A13"/>
    <w:rsid w:val="00CA5D15"/>
    <w:rsid w:val="00CA69D6"/>
    <w:rsid w:val="00CA6F90"/>
    <w:rsid w:val="00CA7185"/>
    <w:rsid w:val="00CB04F2"/>
    <w:rsid w:val="00CB07B5"/>
    <w:rsid w:val="00CB0F37"/>
    <w:rsid w:val="00CB152E"/>
    <w:rsid w:val="00CB1753"/>
    <w:rsid w:val="00CB269E"/>
    <w:rsid w:val="00CB2801"/>
    <w:rsid w:val="00CB3139"/>
    <w:rsid w:val="00CB4242"/>
    <w:rsid w:val="00CB427D"/>
    <w:rsid w:val="00CB481C"/>
    <w:rsid w:val="00CB685C"/>
    <w:rsid w:val="00CB6E32"/>
    <w:rsid w:val="00CB7E5C"/>
    <w:rsid w:val="00CC08FA"/>
    <w:rsid w:val="00CC0B1D"/>
    <w:rsid w:val="00CC0F6A"/>
    <w:rsid w:val="00CC276B"/>
    <w:rsid w:val="00CC29D0"/>
    <w:rsid w:val="00CC30D9"/>
    <w:rsid w:val="00CC39A4"/>
    <w:rsid w:val="00CC700B"/>
    <w:rsid w:val="00CC74BC"/>
    <w:rsid w:val="00CC7E95"/>
    <w:rsid w:val="00CD0FBE"/>
    <w:rsid w:val="00CD1356"/>
    <w:rsid w:val="00CD22AF"/>
    <w:rsid w:val="00CD24DD"/>
    <w:rsid w:val="00CD2E4A"/>
    <w:rsid w:val="00CD3AD2"/>
    <w:rsid w:val="00CD6FA1"/>
    <w:rsid w:val="00CD7522"/>
    <w:rsid w:val="00CE04EE"/>
    <w:rsid w:val="00CE05C0"/>
    <w:rsid w:val="00CE1724"/>
    <w:rsid w:val="00CE1726"/>
    <w:rsid w:val="00CE1A99"/>
    <w:rsid w:val="00CE3458"/>
    <w:rsid w:val="00CE372B"/>
    <w:rsid w:val="00CE4E19"/>
    <w:rsid w:val="00CE7A64"/>
    <w:rsid w:val="00CE7F40"/>
    <w:rsid w:val="00CF06B0"/>
    <w:rsid w:val="00CF12D6"/>
    <w:rsid w:val="00CF1E69"/>
    <w:rsid w:val="00CF3E61"/>
    <w:rsid w:val="00CF5122"/>
    <w:rsid w:val="00CF5B52"/>
    <w:rsid w:val="00CF618A"/>
    <w:rsid w:val="00CF6454"/>
    <w:rsid w:val="00CF733A"/>
    <w:rsid w:val="00CF7766"/>
    <w:rsid w:val="00CF7E00"/>
    <w:rsid w:val="00D0185C"/>
    <w:rsid w:val="00D01A0B"/>
    <w:rsid w:val="00D03F6D"/>
    <w:rsid w:val="00D05C47"/>
    <w:rsid w:val="00D063BE"/>
    <w:rsid w:val="00D06443"/>
    <w:rsid w:val="00D06E2A"/>
    <w:rsid w:val="00D07669"/>
    <w:rsid w:val="00D07BFC"/>
    <w:rsid w:val="00D10339"/>
    <w:rsid w:val="00D1255A"/>
    <w:rsid w:val="00D125E0"/>
    <w:rsid w:val="00D12BA8"/>
    <w:rsid w:val="00D1376B"/>
    <w:rsid w:val="00D143B1"/>
    <w:rsid w:val="00D146A2"/>
    <w:rsid w:val="00D14D7B"/>
    <w:rsid w:val="00D14F8A"/>
    <w:rsid w:val="00D15603"/>
    <w:rsid w:val="00D156EE"/>
    <w:rsid w:val="00D15855"/>
    <w:rsid w:val="00D16938"/>
    <w:rsid w:val="00D170CF"/>
    <w:rsid w:val="00D17656"/>
    <w:rsid w:val="00D17BFC"/>
    <w:rsid w:val="00D17DB7"/>
    <w:rsid w:val="00D200F1"/>
    <w:rsid w:val="00D20BFD"/>
    <w:rsid w:val="00D22DA5"/>
    <w:rsid w:val="00D23831"/>
    <w:rsid w:val="00D244E5"/>
    <w:rsid w:val="00D2467E"/>
    <w:rsid w:val="00D24B98"/>
    <w:rsid w:val="00D25FA1"/>
    <w:rsid w:val="00D26474"/>
    <w:rsid w:val="00D271A1"/>
    <w:rsid w:val="00D30CE3"/>
    <w:rsid w:val="00D30E9A"/>
    <w:rsid w:val="00D311CB"/>
    <w:rsid w:val="00D3258E"/>
    <w:rsid w:val="00D327EA"/>
    <w:rsid w:val="00D3290C"/>
    <w:rsid w:val="00D377B8"/>
    <w:rsid w:val="00D37BDF"/>
    <w:rsid w:val="00D402A7"/>
    <w:rsid w:val="00D41821"/>
    <w:rsid w:val="00D42E42"/>
    <w:rsid w:val="00D434A3"/>
    <w:rsid w:val="00D43B52"/>
    <w:rsid w:val="00D451A3"/>
    <w:rsid w:val="00D46232"/>
    <w:rsid w:val="00D4682A"/>
    <w:rsid w:val="00D46ED3"/>
    <w:rsid w:val="00D47209"/>
    <w:rsid w:val="00D5167F"/>
    <w:rsid w:val="00D51A58"/>
    <w:rsid w:val="00D5261C"/>
    <w:rsid w:val="00D53A95"/>
    <w:rsid w:val="00D53C71"/>
    <w:rsid w:val="00D548C5"/>
    <w:rsid w:val="00D55C4B"/>
    <w:rsid w:val="00D56238"/>
    <w:rsid w:val="00D56BB4"/>
    <w:rsid w:val="00D577E1"/>
    <w:rsid w:val="00D5798D"/>
    <w:rsid w:val="00D60483"/>
    <w:rsid w:val="00D6186F"/>
    <w:rsid w:val="00D61E8A"/>
    <w:rsid w:val="00D62733"/>
    <w:rsid w:val="00D62C12"/>
    <w:rsid w:val="00D64223"/>
    <w:rsid w:val="00D642C5"/>
    <w:rsid w:val="00D646D3"/>
    <w:rsid w:val="00D66CE7"/>
    <w:rsid w:val="00D672ED"/>
    <w:rsid w:val="00D67B2D"/>
    <w:rsid w:val="00D727B6"/>
    <w:rsid w:val="00D7462D"/>
    <w:rsid w:val="00D754A4"/>
    <w:rsid w:val="00D75F3D"/>
    <w:rsid w:val="00D7644B"/>
    <w:rsid w:val="00D80446"/>
    <w:rsid w:val="00D80961"/>
    <w:rsid w:val="00D81364"/>
    <w:rsid w:val="00D835F8"/>
    <w:rsid w:val="00D844F8"/>
    <w:rsid w:val="00D85E3A"/>
    <w:rsid w:val="00D86692"/>
    <w:rsid w:val="00D86F48"/>
    <w:rsid w:val="00D86FC8"/>
    <w:rsid w:val="00D90F7E"/>
    <w:rsid w:val="00D91425"/>
    <w:rsid w:val="00D91C58"/>
    <w:rsid w:val="00D92571"/>
    <w:rsid w:val="00D92FF5"/>
    <w:rsid w:val="00D93C21"/>
    <w:rsid w:val="00D93CAF"/>
    <w:rsid w:val="00D93DEF"/>
    <w:rsid w:val="00D94DFA"/>
    <w:rsid w:val="00D94FA6"/>
    <w:rsid w:val="00D95A3C"/>
    <w:rsid w:val="00D95E9F"/>
    <w:rsid w:val="00D97A21"/>
    <w:rsid w:val="00DA0133"/>
    <w:rsid w:val="00DA0946"/>
    <w:rsid w:val="00DA0D1E"/>
    <w:rsid w:val="00DA17DB"/>
    <w:rsid w:val="00DA1899"/>
    <w:rsid w:val="00DA2338"/>
    <w:rsid w:val="00DA2E66"/>
    <w:rsid w:val="00DA31C3"/>
    <w:rsid w:val="00DA3422"/>
    <w:rsid w:val="00DA4FC5"/>
    <w:rsid w:val="00DA6BCB"/>
    <w:rsid w:val="00DA7237"/>
    <w:rsid w:val="00DA7631"/>
    <w:rsid w:val="00DA7A00"/>
    <w:rsid w:val="00DB00A5"/>
    <w:rsid w:val="00DB0824"/>
    <w:rsid w:val="00DB1EA4"/>
    <w:rsid w:val="00DB37F0"/>
    <w:rsid w:val="00DB47C9"/>
    <w:rsid w:val="00DB4953"/>
    <w:rsid w:val="00DB525F"/>
    <w:rsid w:val="00DB61BD"/>
    <w:rsid w:val="00DB638A"/>
    <w:rsid w:val="00DB6411"/>
    <w:rsid w:val="00DC093D"/>
    <w:rsid w:val="00DC0CF0"/>
    <w:rsid w:val="00DC357E"/>
    <w:rsid w:val="00DC430F"/>
    <w:rsid w:val="00DC468A"/>
    <w:rsid w:val="00DC571B"/>
    <w:rsid w:val="00DC5D9A"/>
    <w:rsid w:val="00DC6EDA"/>
    <w:rsid w:val="00DC6F87"/>
    <w:rsid w:val="00DD048F"/>
    <w:rsid w:val="00DD08CF"/>
    <w:rsid w:val="00DD0904"/>
    <w:rsid w:val="00DD0CC9"/>
    <w:rsid w:val="00DD132E"/>
    <w:rsid w:val="00DD3703"/>
    <w:rsid w:val="00DD3743"/>
    <w:rsid w:val="00DD5566"/>
    <w:rsid w:val="00DD5DAA"/>
    <w:rsid w:val="00DD78AE"/>
    <w:rsid w:val="00DE120B"/>
    <w:rsid w:val="00DE1ABE"/>
    <w:rsid w:val="00DE1BAB"/>
    <w:rsid w:val="00DE1C6B"/>
    <w:rsid w:val="00DE2147"/>
    <w:rsid w:val="00DE2D76"/>
    <w:rsid w:val="00DE380A"/>
    <w:rsid w:val="00DE4B40"/>
    <w:rsid w:val="00DE51EF"/>
    <w:rsid w:val="00DE6552"/>
    <w:rsid w:val="00DE66D9"/>
    <w:rsid w:val="00DE78B6"/>
    <w:rsid w:val="00DF19FD"/>
    <w:rsid w:val="00DF2900"/>
    <w:rsid w:val="00DF33AA"/>
    <w:rsid w:val="00DF3D76"/>
    <w:rsid w:val="00DF7476"/>
    <w:rsid w:val="00DF7874"/>
    <w:rsid w:val="00E019C6"/>
    <w:rsid w:val="00E02B93"/>
    <w:rsid w:val="00E062FE"/>
    <w:rsid w:val="00E0657E"/>
    <w:rsid w:val="00E107A8"/>
    <w:rsid w:val="00E11160"/>
    <w:rsid w:val="00E11815"/>
    <w:rsid w:val="00E11A85"/>
    <w:rsid w:val="00E11C69"/>
    <w:rsid w:val="00E12596"/>
    <w:rsid w:val="00E13083"/>
    <w:rsid w:val="00E13A1B"/>
    <w:rsid w:val="00E144C5"/>
    <w:rsid w:val="00E1462E"/>
    <w:rsid w:val="00E1487D"/>
    <w:rsid w:val="00E1556A"/>
    <w:rsid w:val="00E1770A"/>
    <w:rsid w:val="00E17905"/>
    <w:rsid w:val="00E203AD"/>
    <w:rsid w:val="00E212A7"/>
    <w:rsid w:val="00E2290B"/>
    <w:rsid w:val="00E23771"/>
    <w:rsid w:val="00E23EB4"/>
    <w:rsid w:val="00E24AB0"/>
    <w:rsid w:val="00E24C2F"/>
    <w:rsid w:val="00E264F6"/>
    <w:rsid w:val="00E2771E"/>
    <w:rsid w:val="00E30A96"/>
    <w:rsid w:val="00E31345"/>
    <w:rsid w:val="00E3138C"/>
    <w:rsid w:val="00E3160B"/>
    <w:rsid w:val="00E32107"/>
    <w:rsid w:val="00E33A0C"/>
    <w:rsid w:val="00E33BE6"/>
    <w:rsid w:val="00E3419C"/>
    <w:rsid w:val="00E35014"/>
    <w:rsid w:val="00E361EE"/>
    <w:rsid w:val="00E36633"/>
    <w:rsid w:val="00E36B44"/>
    <w:rsid w:val="00E36DE3"/>
    <w:rsid w:val="00E40082"/>
    <w:rsid w:val="00E407CD"/>
    <w:rsid w:val="00E42488"/>
    <w:rsid w:val="00E424D4"/>
    <w:rsid w:val="00E43FF3"/>
    <w:rsid w:val="00E45F5A"/>
    <w:rsid w:val="00E5030F"/>
    <w:rsid w:val="00E521D9"/>
    <w:rsid w:val="00E52FF4"/>
    <w:rsid w:val="00E53B22"/>
    <w:rsid w:val="00E53B84"/>
    <w:rsid w:val="00E54140"/>
    <w:rsid w:val="00E54B59"/>
    <w:rsid w:val="00E557B4"/>
    <w:rsid w:val="00E57590"/>
    <w:rsid w:val="00E57AE6"/>
    <w:rsid w:val="00E6066E"/>
    <w:rsid w:val="00E61412"/>
    <w:rsid w:val="00E6253C"/>
    <w:rsid w:val="00E625CF"/>
    <w:rsid w:val="00E62CF3"/>
    <w:rsid w:val="00E632EB"/>
    <w:rsid w:val="00E63DD5"/>
    <w:rsid w:val="00E6543C"/>
    <w:rsid w:val="00E65995"/>
    <w:rsid w:val="00E65EA9"/>
    <w:rsid w:val="00E6776E"/>
    <w:rsid w:val="00E71054"/>
    <w:rsid w:val="00E716CA"/>
    <w:rsid w:val="00E71E27"/>
    <w:rsid w:val="00E721FB"/>
    <w:rsid w:val="00E72E0C"/>
    <w:rsid w:val="00E73116"/>
    <w:rsid w:val="00E738BC"/>
    <w:rsid w:val="00E73F1D"/>
    <w:rsid w:val="00E7414B"/>
    <w:rsid w:val="00E74706"/>
    <w:rsid w:val="00E76CD5"/>
    <w:rsid w:val="00E7777D"/>
    <w:rsid w:val="00E809D8"/>
    <w:rsid w:val="00E80C66"/>
    <w:rsid w:val="00E816B9"/>
    <w:rsid w:val="00E82558"/>
    <w:rsid w:val="00E82D71"/>
    <w:rsid w:val="00E83605"/>
    <w:rsid w:val="00E8526F"/>
    <w:rsid w:val="00E85436"/>
    <w:rsid w:val="00E85B5A"/>
    <w:rsid w:val="00E87273"/>
    <w:rsid w:val="00E8733F"/>
    <w:rsid w:val="00E87BB6"/>
    <w:rsid w:val="00E87FFA"/>
    <w:rsid w:val="00E90741"/>
    <w:rsid w:val="00E90824"/>
    <w:rsid w:val="00E912A2"/>
    <w:rsid w:val="00E916A2"/>
    <w:rsid w:val="00E95017"/>
    <w:rsid w:val="00E95C25"/>
    <w:rsid w:val="00E961B7"/>
    <w:rsid w:val="00E9693B"/>
    <w:rsid w:val="00E97014"/>
    <w:rsid w:val="00EA0AE9"/>
    <w:rsid w:val="00EA164F"/>
    <w:rsid w:val="00EA1ACB"/>
    <w:rsid w:val="00EA24A7"/>
    <w:rsid w:val="00EA3AD8"/>
    <w:rsid w:val="00EA3B81"/>
    <w:rsid w:val="00EA4F45"/>
    <w:rsid w:val="00EA599C"/>
    <w:rsid w:val="00EA6E38"/>
    <w:rsid w:val="00EA70EF"/>
    <w:rsid w:val="00EA74CC"/>
    <w:rsid w:val="00EA7A10"/>
    <w:rsid w:val="00EA7D75"/>
    <w:rsid w:val="00EB0703"/>
    <w:rsid w:val="00EB0866"/>
    <w:rsid w:val="00EB08EC"/>
    <w:rsid w:val="00EB1D60"/>
    <w:rsid w:val="00EB31E2"/>
    <w:rsid w:val="00EB3645"/>
    <w:rsid w:val="00EB3A82"/>
    <w:rsid w:val="00EB43ED"/>
    <w:rsid w:val="00EB6E57"/>
    <w:rsid w:val="00EB77D8"/>
    <w:rsid w:val="00EC08AE"/>
    <w:rsid w:val="00EC0CFD"/>
    <w:rsid w:val="00EC1615"/>
    <w:rsid w:val="00EC1FAD"/>
    <w:rsid w:val="00EC2F5C"/>
    <w:rsid w:val="00EC3871"/>
    <w:rsid w:val="00EC401A"/>
    <w:rsid w:val="00EC4DCD"/>
    <w:rsid w:val="00EC4DF9"/>
    <w:rsid w:val="00EC614E"/>
    <w:rsid w:val="00EC6776"/>
    <w:rsid w:val="00EC6C18"/>
    <w:rsid w:val="00EC6EA7"/>
    <w:rsid w:val="00EC6FE4"/>
    <w:rsid w:val="00EC7388"/>
    <w:rsid w:val="00EC7EBD"/>
    <w:rsid w:val="00ED0B54"/>
    <w:rsid w:val="00ED152B"/>
    <w:rsid w:val="00ED175A"/>
    <w:rsid w:val="00ED1C63"/>
    <w:rsid w:val="00ED2020"/>
    <w:rsid w:val="00ED51FF"/>
    <w:rsid w:val="00ED7CAE"/>
    <w:rsid w:val="00ED7FEE"/>
    <w:rsid w:val="00EE40B3"/>
    <w:rsid w:val="00EE4135"/>
    <w:rsid w:val="00EE540D"/>
    <w:rsid w:val="00EE60F3"/>
    <w:rsid w:val="00EE64DE"/>
    <w:rsid w:val="00EE6564"/>
    <w:rsid w:val="00EE65F7"/>
    <w:rsid w:val="00EF0B60"/>
    <w:rsid w:val="00EF0C08"/>
    <w:rsid w:val="00EF2C40"/>
    <w:rsid w:val="00EF2D7A"/>
    <w:rsid w:val="00EF41E4"/>
    <w:rsid w:val="00EF5275"/>
    <w:rsid w:val="00EF65FE"/>
    <w:rsid w:val="00EF736E"/>
    <w:rsid w:val="00F01BE6"/>
    <w:rsid w:val="00F01C72"/>
    <w:rsid w:val="00F034FE"/>
    <w:rsid w:val="00F052C7"/>
    <w:rsid w:val="00F05D74"/>
    <w:rsid w:val="00F066DF"/>
    <w:rsid w:val="00F1018D"/>
    <w:rsid w:val="00F10BF0"/>
    <w:rsid w:val="00F136F0"/>
    <w:rsid w:val="00F139CD"/>
    <w:rsid w:val="00F14308"/>
    <w:rsid w:val="00F14448"/>
    <w:rsid w:val="00F14E19"/>
    <w:rsid w:val="00F150A2"/>
    <w:rsid w:val="00F151E8"/>
    <w:rsid w:val="00F15599"/>
    <w:rsid w:val="00F177A7"/>
    <w:rsid w:val="00F22A9B"/>
    <w:rsid w:val="00F22AA5"/>
    <w:rsid w:val="00F23891"/>
    <w:rsid w:val="00F266C0"/>
    <w:rsid w:val="00F27031"/>
    <w:rsid w:val="00F272BA"/>
    <w:rsid w:val="00F274A9"/>
    <w:rsid w:val="00F27BE4"/>
    <w:rsid w:val="00F27DBA"/>
    <w:rsid w:val="00F3127B"/>
    <w:rsid w:val="00F317AC"/>
    <w:rsid w:val="00F3180D"/>
    <w:rsid w:val="00F3226F"/>
    <w:rsid w:val="00F33880"/>
    <w:rsid w:val="00F35821"/>
    <w:rsid w:val="00F359AB"/>
    <w:rsid w:val="00F35C94"/>
    <w:rsid w:val="00F368EE"/>
    <w:rsid w:val="00F36A59"/>
    <w:rsid w:val="00F37364"/>
    <w:rsid w:val="00F37B0F"/>
    <w:rsid w:val="00F40B86"/>
    <w:rsid w:val="00F40E8F"/>
    <w:rsid w:val="00F42129"/>
    <w:rsid w:val="00F421C0"/>
    <w:rsid w:val="00F424B5"/>
    <w:rsid w:val="00F425A3"/>
    <w:rsid w:val="00F42C90"/>
    <w:rsid w:val="00F44290"/>
    <w:rsid w:val="00F452CD"/>
    <w:rsid w:val="00F46656"/>
    <w:rsid w:val="00F467C3"/>
    <w:rsid w:val="00F511FC"/>
    <w:rsid w:val="00F515D3"/>
    <w:rsid w:val="00F51E6E"/>
    <w:rsid w:val="00F5234F"/>
    <w:rsid w:val="00F5345B"/>
    <w:rsid w:val="00F538EB"/>
    <w:rsid w:val="00F54BC5"/>
    <w:rsid w:val="00F5667A"/>
    <w:rsid w:val="00F567FC"/>
    <w:rsid w:val="00F572CB"/>
    <w:rsid w:val="00F574EB"/>
    <w:rsid w:val="00F57CC4"/>
    <w:rsid w:val="00F608AE"/>
    <w:rsid w:val="00F625B5"/>
    <w:rsid w:val="00F63351"/>
    <w:rsid w:val="00F64570"/>
    <w:rsid w:val="00F647A6"/>
    <w:rsid w:val="00F64802"/>
    <w:rsid w:val="00F64FDC"/>
    <w:rsid w:val="00F66334"/>
    <w:rsid w:val="00F66481"/>
    <w:rsid w:val="00F66D4F"/>
    <w:rsid w:val="00F6783F"/>
    <w:rsid w:val="00F7031D"/>
    <w:rsid w:val="00F72375"/>
    <w:rsid w:val="00F7265B"/>
    <w:rsid w:val="00F7294A"/>
    <w:rsid w:val="00F731DE"/>
    <w:rsid w:val="00F73480"/>
    <w:rsid w:val="00F74160"/>
    <w:rsid w:val="00F74191"/>
    <w:rsid w:val="00F743A6"/>
    <w:rsid w:val="00F748D4"/>
    <w:rsid w:val="00F74A3C"/>
    <w:rsid w:val="00F74B52"/>
    <w:rsid w:val="00F75245"/>
    <w:rsid w:val="00F7573E"/>
    <w:rsid w:val="00F75EBA"/>
    <w:rsid w:val="00F8034C"/>
    <w:rsid w:val="00F80863"/>
    <w:rsid w:val="00F82268"/>
    <w:rsid w:val="00F8237B"/>
    <w:rsid w:val="00F84D12"/>
    <w:rsid w:val="00F8543A"/>
    <w:rsid w:val="00F854D8"/>
    <w:rsid w:val="00F85A67"/>
    <w:rsid w:val="00F860B9"/>
    <w:rsid w:val="00F8673E"/>
    <w:rsid w:val="00F902C2"/>
    <w:rsid w:val="00F90DD9"/>
    <w:rsid w:val="00F91E37"/>
    <w:rsid w:val="00F91F4F"/>
    <w:rsid w:val="00F920F3"/>
    <w:rsid w:val="00F924BC"/>
    <w:rsid w:val="00F9371F"/>
    <w:rsid w:val="00F93777"/>
    <w:rsid w:val="00F9377B"/>
    <w:rsid w:val="00F9391E"/>
    <w:rsid w:val="00F95A0D"/>
    <w:rsid w:val="00F96EC3"/>
    <w:rsid w:val="00F97F34"/>
    <w:rsid w:val="00FA04F0"/>
    <w:rsid w:val="00FA07D2"/>
    <w:rsid w:val="00FA0AC6"/>
    <w:rsid w:val="00FA14D9"/>
    <w:rsid w:val="00FA1639"/>
    <w:rsid w:val="00FA21AF"/>
    <w:rsid w:val="00FA3D56"/>
    <w:rsid w:val="00FA49BF"/>
    <w:rsid w:val="00FA4BBA"/>
    <w:rsid w:val="00FA503A"/>
    <w:rsid w:val="00FA5210"/>
    <w:rsid w:val="00FA5986"/>
    <w:rsid w:val="00FA6529"/>
    <w:rsid w:val="00FA66B6"/>
    <w:rsid w:val="00FA6FFD"/>
    <w:rsid w:val="00FA7473"/>
    <w:rsid w:val="00FB070F"/>
    <w:rsid w:val="00FB12FF"/>
    <w:rsid w:val="00FB1413"/>
    <w:rsid w:val="00FB30A6"/>
    <w:rsid w:val="00FB4238"/>
    <w:rsid w:val="00FB4D62"/>
    <w:rsid w:val="00FB5EDC"/>
    <w:rsid w:val="00FB660E"/>
    <w:rsid w:val="00FB6B6A"/>
    <w:rsid w:val="00FB7B9E"/>
    <w:rsid w:val="00FC03D7"/>
    <w:rsid w:val="00FC0CDB"/>
    <w:rsid w:val="00FC1798"/>
    <w:rsid w:val="00FC2249"/>
    <w:rsid w:val="00FC230C"/>
    <w:rsid w:val="00FC2533"/>
    <w:rsid w:val="00FC282D"/>
    <w:rsid w:val="00FC319D"/>
    <w:rsid w:val="00FC35ED"/>
    <w:rsid w:val="00FC37DE"/>
    <w:rsid w:val="00FC395F"/>
    <w:rsid w:val="00FC4293"/>
    <w:rsid w:val="00FC6C53"/>
    <w:rsid w:val="00FC7D8D"/>
    <w:rsid w:val="00FD2327"/>
    <w:rsid w:val="00FD37A9"/>
    <w:rsid w:val="00FD55E3"/>
    <w:rsid w:val="00FD5D3F"/>
    <w:rsid w:val="00FD7177"/>
    <w:rsid w:val="00FD75AE"/>
    <w:rsid w:val="00FD7E0C"/>
    <w:rsid w:val="00FE016A"/>
    <w:rsid w:val="00FE05DA"/>
    <w:rsid w:val="00FE06B7"/>
    <w:rsid w:val="00FE252A"/>
    <w:rsid w:val="00FE4413"/>
    <w:rsid w:val="00FE4E53"/>
    <w:rsid w:val="00FE4F27"/>
    <w:rsid w:val="00FE5D66"/>
    <w:rsid w:val="00FE61B5"/>
    <w:rsid w:val="00FE6633"/>
    <w:rsid w:val="00FE6D2D"/>
    <w:rsid w:val="00FE7D23"/>
    <w:rsid w:val="00FF15F8"/>
    <w:rsid w:val="00FF1712"/>
    <w:rsid w:val="00FF1E8B"/>
    <w:rsid w:val="00FF6765"/>
    <w:rsid w:val="00FF7FF9"/>
    <w:rsid w:val="00FFA7CB"/>
    <w:rsid w:val="0160359B"/>
    <w:rsid w:val="0242F532"/>
    <w:rsid w:val="02BCD4C2"/>
    <w:rsid w:val="03135D92"/>
    <w:rsid w:val="03300DE3"/>
    <w:rsid w:val="03365D71"/>
    <w:rsid w:val="037D9726"/>
    <w:rsid w:val="040D2B90"/>
    <w:rsid w:val="0416420A"/>
    <w:rsid w:val="044D157B"/>
    <w:rsid w:val="048EC4DF"/>
    <w:rsid w:val="053369F8"/>
    <w:rsid w:val="06A90C76"/>
    <w:rsid w:val="06CAF722"/>
    <w:rsid w:val="06EC258D"/>
    <w:rsid w:val="06FA0E28"/>
    <w:rsid w:val="071811EF"/>
    <w:rsid w:val="072B1631"/>
    <w:rsid w:val="07C3D83E"/>
    <w:rsid w:val="081DE7F1"/>
    <w:rsid w:val="08806B11"/>
    <w:rsid w:val="08A82DBA"/>
    <w:rsid w:val="08DED83E"/>
    <w:rsid w:val="08EC35AE"/>
    <w:rsid w:val="0977556B"/>
    <w:rsid w:val="09858BEE"/>
    <w:rsid w:val="098B3399"/>
    <w:rsid w:val="09A657A0"/>
    <w:rsid w:val="0A02816F"/>
    <w:rsid w:val="0A459D18"/>
    <w:rsid w:val="0A856E07"/>
    <w:rsid w:val="0ACE713D"/>
    <w:rsid w:val="0B437591"/>
    <w:rsid w:val="0B45250F"/>
    <w:rsid w:val="0B58987C"/>
    <w:rsid w:val="0B6BF2EA"/>
    <w:rsid w:val="0B88C65E"/>
    <w:rsid w:val="0BB5F76F"/>
    <w:rsid w:val="0BFE43B4"/>
    <w:rsid w:val="0C1DD2C7"/>
    <w:rsid w:val="0C85CE1D"/>
    <w:rsid w:val="0C91E131"/>
    <w:rsid w:val="0CF6794C"/>
    <w:rsid w:val="0D30E0EF"/>
    <w:rsid w:val="0D908ED2"/>
    <w:rsid w:val="0DBF1847"/>
    <w:rsid w:val="0DE9A966"/>
    <w:rsid w:val="0E165484"/>
    <w:rsid w:val="0E3CB25E"/>
    <w:rsid w:val="0E70D27A"/>
    <w:rsid w:val="0ED96B12"/>
    <w:rsid w:val="0EEF7139"/>
    <w:rsid w:val="0F084EA0"/>
    <w:rsid w:val="0F3509A6"/>
    <w:rsid w:val="0F5DAE02"/>
    <w:rsid w:val="0F9AC8CF"/>
    <w:rsid w:val="10C4E47B"/>
    <w:rsid w:val="1107C795"/>
    <w:rsid w:val="115E8942"/>
    <w:rsid w:val="11DFEB37"/>
    <w:rsid w:val="12CBCD1A"/>
    <w:rsid w:val="130E1712"/>
    <w:rsid w:val="131F5C4C"/>
    <w:rsid w:val="134678F3"/>
    <w:rsid w:val="134AD274"/>
    <w:rsid w:val="1376DFA8"/>
    <w:rsid w:val="143D3F4C"/>
    <w:rsid w:val="145E2457"/>
    <w:rsid w:val="14873270"/>
    <w:rsid w:val="1534103C"/>
    <w:rsid w:val="153822EE"/>
    <w:rsid w:val="1611AC45"/>
    <w:rsid w:val="1612EA30"/>
    <w:rsid w:val="16153F31"/>
    <w:rsid w:val="162AEB6F"/>
    <w:rsid w:val="18F4F860"/>
    <w:rsid w:val="18FA91B8"/>
    <w:rsid w:val="192928F9"/>
    <w:rsid w:val="19539CF2"/>
    <w:rsid w:val="199D4BC6"/>
    <w:rsid w:val="19AE75BC"/>
    <w:rsid w:val="1A2436D5"/>
    <w:rsid w:val="1A9E7EEC"/>
    <w:rsid w:val="1AB5F7BA"/>
    <w:rsid w:val="1B16999C"/>
    <w:rsid w:val="1B1F815C"/>
    <w:rsid w:val="1B4DC521"/>
    <w:rsid w:val="1C7E40CF"/>
    <w:rsid w:val="1D49FDF6"/>
    <w:rsid w:val="1E0D949B"/>
    <w:rsid w:val="1E54CA98"/>
    <w:rsid w:val="1E7B8D25"/>
    <w:rsid w:val="1E98E831"/>
    <w:rsid w:val="1E9BB54B"/>
    <w:rsid w:val="1E9E6C08"/>
    <w:rsid w:val="1EEF00C6"/>
    <w:rsid w:val="1F5C580B"/>
    <w:rsid w:val="1F6AD739"/>
    <w:rsid w:val="1FA67E1E"/>
    <w:rsid w:val="2016577B"/>
    <w:rsid w:val="21531F6C"/>
    <w:rsid w:val="21D0920F"/>
    <w:rsid w:val="220CD9E2"/>
    <w:rsid w:val="2295126E"/>
    <w:rsid w:val="22CC7538"/>
    <w:rsid w:val="23469ED2"/>
    <w:rsid w:val="23E97A4B"/>
    <w:rsid w:val="23EDD44D"/>
    <w:rsid w:val="2420CC57"/>
    <w:rsid w:val="24451D9A"/>
    <w:rsid w:val="2451302C"/>
    <w:rsid w:val="2530EF7E"/>
    <w:rsid w:val="25F0495A"/>
    <w:rsid w:val="25F3AE7B"/>
    <w:rsid w:val="264F3481"/>
    <w:rsid w:val="26E867B3"/>
    <w:rsid w:val="2746CF3A"/>
    <w:rsid w:val="2783D841"/>
    <w:rsid w:val="2792A9E5"/>
    <w:rsid w:val="2817F4E1"/>
    <w:rsid w:val="2830EF1B"/>
    <w:rsid w:val="286971E6"/>
    <w:rsid w:val="28CAF1DB"/>
    <w:rsid w:val="28F13998"/>
    <w:rsid w:val="28F5AA25"/>
    <w:rsid w:val="29005A12"/>
    <w:rsid w:val="2929701A"/>
    <w:rsid w:val="29DD4FDC"/>
    <w:rsid w:val="2A2E6124"/>
    <w:rsid w:val="2AB402F5"/>
    <w:rsid w:val="2B555352"/>
    <w:rsid w:val="2BD99B53"/>
    <w:rsid w:val="2BE7B09F"/>
    <w:rsid w:val="2CAD5470"/>
    <w:rsid w:val="2CCDE1D0"/>
    <w:rsid w:val="2CD9FC50"/>
    <w:rsid w:val="2DB63EDE"/>
    <w:rsid w:val="2DC4D9DB"/>
    <w:rsid w:val="2DEF4AFE"/>
    <w:rsid w:val="2E065F71"/>
    <w:rsid w:val="2E19F54D"/>
    <w:rsid w:val="2E5DD5EE"/>
    <w:rsid w:val="2E8BB524"/>
    <w:rsid w:val="2EDEB299"/>
    <w:rsid w:val="2F2D2D09"/>
    <w:rsid w:val="2F4FB9BC"/>
    <w:rsid w:val="2F6D2CE3"/>
    <w:rsid w:val="2F7B9C88"/>
    <w:rsid w:val="3044373C"/>
    <w:rsid w:val="30566023"/>
    <w:rsid w:val="305F90C2"/>
    <w:rsid w:val="3072896A"/>
    <w:rsid w:val="309D1E6D"/>
    <w:rsid w:val="3119BCF1"/>
    <w:rsid w:val="31364057"/>
    <w:rsid w:val="3191C802"/>
    <w:rsid w:val="31C100D6"/>
    <w:rsid w:val="31C4B05B"/>
    <w:rsid w:val="32239DB8"/>
    <w:rsid w:val="3247FA05"/>
    <w:rsid w:val="32C4255D"/>
    <w:rsid w:val="32C5F355"/>
    <w:rsid w:val="333F99FA"/>
    <w:rsid w:val="356607D1"/>
    <w:rsid w:val="3567FA0D"/>
    <w:rsid w:val="35CBEE60"/>
    <w:rsid w:val="36666682"/>
    <w:rsid w:val="369F0248"/>
    <w:rsid w:val="3705DBD7"/>
    <w:rsid w:val="37D418EB"/>
    <w:rsid w:val="38937F7A"/>
    <w:rsid w:val="39144691"/>
    <w:rsid w:val="3914F5B0"/>
    <w:rsid w:val="392F477E"/>
    <w:rsid w:val="396AB7D0"/>
    <w:rsid w:val="399B4504"/>
    <w:rsid w:val="3A222BA4"/>
    <w:rsid w:val="3A5200A2"/>
    <w:rsid w:val="3A6C3E3B"/>
    <w:rsid w:val="3ACBDDCF"/>
    <w:rsid w:val="3BBAEBCC"/>
    <w:rsid w:val="3BDFB847"/>
    <w:rsid w:val="3BF27FBA"/>
    <w:rsid w:val="3BFF757D"/>
    <w:rsid w:val="3C2308B1"/>
    <w:rsid w:val="3C536ABC"/>
    <w:rsid w:val="3C716D7C"/>
    <w:rsid w:val="3C7F4E17"/>
    <w:rsid w:val="3CE48C5D"/>
    <w:rsid w:val="3D35D0A6"/>
    <w:rsid w:val="3D577D74"/>
    <w:rsid w:val="3D9D0789"/>
    <w:rsid w:val="3DCC8AC2"/>
    <w:rsid w:val="3DD33A9D"/>
    <w:rsid w:val="3E89924B"/>
    <w:rsid w:val="404797AF"/>
    <w:rsid w:val="406BFDE4"/>
    <w:rsid w:val="40D74762"/>
    <w:rsid w:val="40FBF083"/>
    <w:rsid w:val="412DA5BC"/>
    <w:rsid w:val="42F27A81"/>
    <w:rsid w:val="436B4F3B"/>
    <w:rsid w:val="44053AFA"/>
    <w:rsid w:val="44676592"/>
    <w:rsid w:val="449B3813"/>
    <w:rsid w:val="44C04E72"/>
    <w:rsid w:val="44F9FACF"/>
    <w:rsid w:val="453A2BCD"/>
    <w:rsid w:val="4576FB12"/>
    <w:rsid w:val="4640D32D"/>
    <w:rsid w:val="4777DB70"/>
    <w:rsid w:val="47A08DA5"/>
    <w:rsid w:val="4827F9B0"/>
    <w:rsid w:val="484B2B89"/>
    <w:rsid w:val="484C1565"/>
    <w:rsid w:val="4855ECEF"/>
    <w:rsid w:val="48B7167A"/>
    <w:rsid w:val="48C07FCB"/>
    <w:rsid w:val="48E6916C"/>
    <w:rsid w:val="48F68195"/>
    <w:rsid w:val="49AE9450"/>
    <w:rsid w:val="49E7B7A0"/>
    <w:rsid w:val="4A0CA119"/>
    <w:rsid w:val="4A0CE3DD"/>
    <w:rsid w:val="4A31668E"/>
    <w:rsid w:val="4A9FD750"/>
    <w:rsid w:val="4AE7D2A2"/>
    <w:rsid w:val="4B942D62"/>
    <w:rsid w:val="4BB865DA"/>
    <w:rsid w:val="4BD5B83E"/>
    <w:rsid w:val="4BE6C46B"/>
    <w:rsid w:val="4BEA03C7"/>
    <w:rsid w:val="4C4672F1"/>
    <w:rsid w:val="4C8F89CF"/>
    <w:rsid w:val="4CC2D78F"/>
    <w:rsid w:val="4CF0CC5A"/>
    <w:rsid w:val="4CFC1486"/>
    <w:rsid w:val="4D09A1C0"/>
    <w:rsid w:val="4D7C874E"/>
    <w:rsid w:val="4DB545C6"/>
    <w:rsid w:val="4E9BD63A"/>
    <w:rsid w:val="4F1E90CA"/>
    <w:rsid w:val="4F4E67D4"/>
    <w:rsid w:val="4FBB870C"/>
    <w:rsid w:val="4FD223C1"/>
    <w:rsid w:val="50107ED2"/>
    <w:rsid w:val="503B68C3"/>
    <w:rsid w:val="50571974"/>
    <w:rsid w:val="515B2DBD"/>
    <w:rsid w:val="51A83B89"/>
    <w:rsid w:val="51CB9E1B"/>
    <w:rsid w:val="52024E7C"/>
    <w:rsid w:val="528FFE76"/>
    <w:rsid w:val="53151792"/>
    <w:rsid w:val="55523359"/>
    <w:rsid w:val="55862B99"/>
    <w:rsid w:val="55AC8ED0"/>
    <w:rsid w:val="56072550"/>
    <w:rsid w:val="5649A896"/>
    <w:rsid w:val="566446F9"/>
    <w:rsid w:val="567F8208"/>
    <w:rsid w:val="568275B4"/>
    <w:rsid w:val="568CE7D3"/>
    <w:rsid w:val="57184D2E"/>
    <w:rsid w:val="575CAEA0"/>
    <w:rsid w:val="5798E268"/>
    <w:rsid w:val="57A8A22F"/>
    <w:rsid w:val="57D1AD40"/>
    <w:rsid w:val="580D7D23"/>
    <w:rsid w:val="58123400"/>
    <w:rsid w:val="583447FF"/>
    <w:rsid w:val="58702DBD"/>
    <w:rsid w:val="59286691"/>
    <w:rsid w:val="595E14B8"/>
    <w:rsid w:val="597917BD"/>
    <w:rsid w:val="5A49418B"/>
    <w:rsid w:val="5B06821A"/>
    <w:rsid w:val="5B2D77A6"/>
    <w:rsid w:val="5B5F34B9"/>
    <w:rsid w:val="5BF16419"/>
    <w:rsid w:val="5C13BE00"/>
    <w:rsid w:val="5C793356"/>
    <w:rsid w:val="5CFD3438"/>
    <w:rsid w:val="5DC26E6F"/>
    <w:rsid w:val="5E3DD545"/>
    <w:rsid w:val="5F17F502"/>
    <w:rsid w:val="5FD8CB30"/>
    <w:rsid w:val="5FE37A14"/>
    <w:rsid w:val="60123BE6"/>
    <w:rsid w:val="60A2EE0A"/>
    <w:rsid w:val="60BE15C6"/>
    <w:rsid w:val="60E89F8D"/>
    <w:rsid w:val="60EB9C10"/>
    <w:rsid w:val="6189F34A"/>
    <w:rsid w:val="62C4CECA"/>
    <w:rsid w:val="62D1C87A"/>
    <w:rsid w:val="62F10F70"/>
    <w:rsid w:val="6364089B"/>
    <w:rsid w:val="63A1739C"/>
    <w:rsid w:val="63A6499C"/>
    <w:rsid w:val="63D7ED3B"/>
    <w:rsid w:val="641D350B"/>
    <w:rsid w:val="6455DBDF"/>
    <w:rsid w:val="64A03D05"/>
    <w:rsid w:val="64AB0DFE"/>
    <w:rsid w:val="64CB60DE"/>
    <w:rsid w:val="64DC08A2"/>
    <w:rsid w:val="65194663"/>
    <w:rsid w:val="6550156C"/>
    <w:rsid w:val="65CF0D5C"/>
    <w:rsid w:val="65DC50A3"/>
    <w:rsid w:val="65E3C9C6"/>
    <w:rsid w:val="66598A5D"/>
    <w:rsid w:val="66A95749"/>
    <w:rsid w:val="6727CA46"/>
    <w:rsid w:val="677CFDBE"/>
    <w:rsid w:val="67D5F1CB"/>
    <w:rsid w:val="67FB064E"/>
    <w:rsid w:val="682A5A30"/>
    <w:rsid w:val="687739A9"/>
    <w:rsid w:val="68F41490"/>
    <w:rsid w:val="6928083D"/>
    <w:rsid w:val="692D023B"/>
    <w:rsid w:val="694FF353"/>
    <w:rsid w:val="69B6EA0B"/>
    <w:rsid w:val="6A64E5AB"/>
    <w:rsid w:val="6A65F00B"/>
    <w:rsid w:val="6A766ABB"/>
    <w:rsid w:val="6AF67A73"/>
    <w:rsid w:val="6B27BF81"/>
    <w:rsid w:val="6B5926EA"/>
    <w:rsid w:val="6BD20DC9"/>
    <w:rsid w:val="6BFC9464"/>
    <w:rsid w:val="6C3B629F"/>
    <w:rsid w:val="6C460481"/>
    <w:rsid w:val="6CA4788A"/>
    <w:rsid w:val="6CBD4D5C"/>
    <w:rsid w:val="6D1A66BF"/>
    <w:rsid w:val="6E576334"/>
    <w:rsid w:val="6EFD12E7"/>
    <w:rsid w:val="6FFDB0A1"/>
    <w:rsid w:val="701038F9"/>
    <w:rsid w:val="709CCFB2"/>
    <w:rsid w:val="71252424"/>
    <w:rsid w:val="712FFDE1"/>
    <w:rsid w:val="714DE458"/>
    <w:rsid w:val="71717713"/>
    <w:rsid w:val="7197AC7C"/>
    <w:rsid w:val="71C1CC5A"/>
    <w:rsid w:val="71F5045B"/>
    <w:rsid w:val="721B6C18"/>
    <w:rsid w:val="72307339"/>
    <w:rsid w:val="725FFFCF"/>
    <w:rsid w:val="727F9F44"/>
    <w:rsid w:val="72A079CB"/>
    <w:rsid w:val="72A66D7B"/>
    <w:rsid w:val="72B9E795"/>
    <w:rsid w:val="732D84E8"/>
    <w:rsid w:val="734158F5"/>
    <w:rsid w:val="734C7D5A"/>
    <w:rsid w:val="73904633"/>
    <w:rsid w:val="757773FE"/>
    <w:rsid w:val="7591761B"/>
    <w:rsid w:val="75A4E748"/>
    <w:rsid w:val="76026CE9"/>
    <w:rsid w:val="7663D2CD"/>
    <w:rsid w:val="76869619"/>
    <w:rsid w:val="76B94346"/>
    <w:rsid w:val="76C51815"/>
    <w:rsid w:val="77547EBC"/>
    <w:rsid w:val="77823A3A"/>
    <w:rsid w:val="77A6A8BC"/>
    <w:rsid w:val="78BD0291"/>
    <w:rsid w:val="78D58769"/>
    <w:rsid w:val="78E92DA5"/>
    <w:rsid w:val="78ECEFA8"/>
    <w:rsid w:val="798DC8C2"/>
    <w:rsid w:val="7A65CC13"/>
    <w:rsid w:val="7A735686"/>
    <w:rsid w:val="7AC10715"/>
    <w:rsid w:val="7AC6A4EA"/>
    <w:rsid w:val="7AC89255"/>
    <w:rsid w:val="7B37658F"/>
    <w:rsid w:val="7D04A953"/>
    <w:rsid w:val="7D17EEEE"/>
    <w:rsid w:val="7D574DEB"/>
    <w:rsid w:val="7D771898"/>
    <w:rsid w:val="7D7B72B4"/>
    <w:rsid w:val="7DABA154"/>
    <w:rsid w:val="7E500053"/>
    <w:rsid w:val="7EA0583D"/>
    <w:rsid w:val="7EAF67B9"/>
    <w:rsid w:val="7EB47A1B"/>
    <w:rsid w:val="7F45EE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3BA8A"/>
  <w15:chartTrackingRefBased/>
  <w15:docId w15:val="{D7271871-0472-4BDB-B066-62A46E3BE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FC6"/>
    <w:pPr>
      <w:widowControl w:val="0"/>
    </w:pPr>
    <w:rPr>
      <w:lang w:val="zh-CN"/>
    </w:rPr>
  </w:style>
  <w:style w:type="paragraph" w:styleId="1">
    <w:name w:val="heading 1"/>
    <w:basedOn w:val="a"/>
    <w:next w:val="a"/>
    <w:uiPriority w:val="9"/>
    <w:qFormat/>
    <w:rsid w:val="00CE3458"/>
    <w:pPr>
      <w:keepNext/>
      <w:keepLines/>
      <w:spacing w:before="480" w:after="80"/>
      <w:outlineLvl w:val="0"/>
    </w:pPr>
    <w:rPr>
      <w:rFonts w:asciiTheme="majorHAnsi" w:eastAsiaTheme="majorEastAsia" w:hAnsiTheme="majorHAnsi" w:cstheme="majorBidi"/>
      <w:color w:val="B91301" w:themeColor="accent1" w:themeShade="BF"/>
      <w:sz w:val="48"/>
      <w:szCs w:val="48"/>
    </w:rPr>
  </w:style>
  <w:style w:type="paragraph" w:styleId="2">
    <w:name w:val="heading 2"/>
    <w:basedOn w:val="a"/>
    <w:next w:val="a"/>
    <w:uiPriority w:val="9"/>
    <w:unhideWhenUsed/>
    <w:qFormat/>
    <w:rsid w:val="00CE3458"/>
    <w:pPr>
      <w:keepNext/>
      <w:keepLines/>
      <w:spacing w:before="160" w:after="80"/>
      <w:outlineLvl w:val="1"/>
    </w:pPr>
    <w:rPr>
      <w:rFonts w:asciiTheme="majorHAnsi" w:eastAsiaTheme="majorEastAsia" w:hAnsiTheme="majorHAnsi" w:cstheme="majorBidi"/>
      <w:color w:val="B91301" w:themeColor="accent1" w:themeShade="BF"/>
      <w:sz w:val="40"/>
      <w:szCs w:val="40"/>
    </w:rPr>
  </w:style>
  <w:style w:type="paragraph" w:styleId="3">
    <w:name w:val="heading 3"/>
    <w:basedOn w:val="a"/>
    <w:next w:val="a"/>
    <w:uiPriority w:val="9"/>
    <w:unhideWhenUsed/>
    <w:qFormat/>
    <w:rsid w:val="00CE3458"/>
    <w:pPr>
      <w:keepNext/>
      <w:keepLines/>
      <w:spacing w:before="160" w:after="80"/>
      <w:outlineLvl w:val="2"/>
    </w:pPr>
    <w:rPr>
      <w:rFonts w:asciiTheme="majorHAnsi" w:eastAsiaTheme="majorEastAsia" w:hAnsiTheme="majorHAnsi" w:cstheme="majorBidi"/>
      <w:color w:val="B91301" w:themeColor="accent1" w:themeShade="BF"/>
      <w:sz w:val="32"/>
      <w:szCs w:val="32"/>
    </w:rPr>
  </w:style>
  <w:style w:type="paragraph" w:styleId="4">
    <w:name w:val="heading 4"/>
    <w:basedOn w:val="a"/>
    <w:next w:val="a"/>
    <w:uiPriority w:val="9"/>
    <w:unhideWhenUsed/>
    <w:qFormat/>
    <w:rsid w:val="00CE3458"/>
    <w:pPr>
      <w:keepNext/>
      <w:keepLines/>
      <w:spacing w:before="80" w:after="40"/>
      <w:outlineLvl w:val="3"/>
    </w:pPr>
    <w:rPr>
      <w:rFonts w:cstheme="majorBidi"/>
      <w:color w:val="B91301" w:themeColor="accent1" w:themeShade="BF"/>
      <w:sz w:val="28"/>
      <w:szCs w:val="28"/>
    </w:rPr>
  </w:style>
  <w:style w:type="paragraph" w:styleId="5">
    <w:name w:val="heading 5"/>
    <w:basedOn w:val="a"/>
    <w:next w:val="a"/>
    <w:uiPriority w:val="9"/>
    <w:unhideWhenUsed/>
    <w:qFormat/>
    <w:rsid w:val="00CE3458"/>
    <w:pPr>
      <w:keepNext/>
      <w:keepLines/>
      <w:spacing w:before="80" w:after="40"/>
      <w:outlineLvl w:val="4"/>
    </w:pPr>
    <w:rPr>
      <w:rFonts w:cstheme="majorBidi"/>
      <w:color w:val="B91301" w:themeColor="accent1" w:themeShade="BF"/>
      <w:sz w:val="24"/>
    </w:rPr>
  </w:style>
  <w:style w:type="paragraph" w:styleId="6">
    <w:name w:val="heading 6"/>
    <w:basedOn w:val="a"/>
    <w:next w:val="a"/>
    <w:uiPriority w:val="9"/>
    <w:semiHidden/>
    <w:unhideWhenUsed/>
    <w:qFormat/>
    <w:rsid w:val="00CE3458"/>
    <w:pPr>
      <w:keepNext/>
      <w:keepLines/>
      <w:spacing w:before="40" w:after="0"/>
      <w:outlineLvl w:val="5"/>
    </w:pPr>
    <w:rPr>
      <w:rFonts w:cstheme="majorBidi"/>
      <w:b/>
      <w:bCs/>
      <w:color w:val="B91301" w:themeColor="accent1" w:themeShade="BF"/>
    </w:rPr>
  </w:style>
  <w:style w:type="paragraph" w:styleId="7">
    <w:name w:val="heading 7"/>
    <w:basedOn w:val="a"/>
    <w:next w:val="a"/>
    <w:uiPriority w:val="9"/>
    <w:semiHidden/>
    <w:unhideWhenUsed/>
    <w:qFormat/>
    <w:rsid w:val="00CE3458"/>
    <w:pPr>
      <w:keepNext/>
      <w:keepLines/>
      <w:spacing w:before="40" w:after="0"/>
      <w:outlineLvl w:val="6"/>
    </w:pPr>
    <w:rPr>
      <w:rFonts w:cstheme="majorBidi"/>
      <w:b/>
      <w:bCs/>
      <w:color w:val="595959" w:themeColor="text1" w:themeTint="A6"/>
    </w:rPr>
  </w:style>
  <w:style w:type="paragraph" w:styleId="8">
    <w:name w:val="heading 8"/>
    <w:basedOn w:val="a"/>
    <w:next w:val="a"/>
    <w:uiPriority w:val="9"/>
    <w:semiHidden/>
    <w:unhideWhenUsed/>
    <w:qFormat/>
    <w:rsid w:val="00CE3458"/>
    <w:pPr>
      <w:keepNext/>
      <w:keepLines/>
      <w:spacing w:after="0"/>
      <w:outlineLvl w:val="7"/>
    </w:pPr>
    <w:rPr>
      <w:rFonts w:cstheme="majorBidi"/>
      <w:color w:val="595959" w:themeColor="text1" w:themeTint="A6"/>
    </w:rPr>
  </w:style>
  <w:style w:type="paragraph" w:styleId="9">
    <w:name w:val="heading 9"/>
    <w:basedOn w:val="a"/>
    <w:next w:val="a"/>
    <w:uiPriority w:val="9"/>
    <w:semiHidden/>
    <w:unhideWhenUsed/>
    <w:qFormat/>
    <w:rsid w:val="00CE345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160359B"/>
    <w:pPr>
      <w:spacing w:after="80" w:line="240" w:lineRule="auto"/>
      <w:contextualSpacing/>
      <w:jc w:val="center"/>
    </w:pPr>
    <w:rPr>
      <w:rFonts w:asciiTheme="majorHAnsi" w:eastAsiaTheme="majorEastAsia" w:hAnsiTheme="majorHAnsi" w:cstheme="majorBidi"/>
      <w:sz w:val="56"/>
      <w:szCs w:val="56"/>
    </w:rPr>
  </w:style>
  <w:style w:type="character" w:customStyle="1" w:styleId="a4">
    <w:name w:val="標題 字元"/>
    <w:basedOn w:val="a0"/>
    <w:link w:val="a3"/>
    <w:uiPriority w:val="10"/>
    <w:rsid w:val="00926B87"/>
    <w:rPr>
      <w:rFonts w:asciiTheme="majorHAnsi" w:eastAsiaTheme="majorEastAsia" w:hAnsiTheme="majorHAnsi" w:cstheme="majorBidi"/>
      <w:sz w:val="56"/>
      <w:szCs w:val="56"/>
      <w:lang w:val="zh-CN"/>
    </w:rPr>
  </w:style>
  <w:style w:type="paragraph" w:styleId="a5">
    <w:name w:val="No Spacing"/>
    <w:link w:val="a6"/>
    <w:uiPriority w:val="1"/>
    <w:qFormat/>
    <w:rsid w:val="00502AD0"/>
    <w:pPr>
      <w:spacing w:after="0" w:line="240" w:lineRule="auto"/>
    </w:pPr>
    <w:rPr>
      <w:kern w:val="0"/>
      <w:szCs w:val="22"/>
      <w14:ligatures w14:val="none"/>
    </w:rPr>
  </w:style>
  <w:style w:type="character" w:customStyle="1" w:styleId="a6">
    <w:name w:val="無間距 字元"/>
    <w:basedOn w:val="a0"/>
    <w:link w:val="a5"/>
    <w:uiPriority w:val="1"/>
    <w:rsid w:val="00502AD0"/>
    <w:rPr>
      <w:kern w:val="0"/>
      <w:szCs w:val="22"/>
      <w14:ligatures w14:val="none"/>
    </w:rPr>
  </w:style>
  <w:style w:type="paragraph" w:styleId="a7">
    <w:name w:val="Subtitle"/>
    <w:basedOn w:val="a"/>
    <w:next w:val="a"/>
    <w:link w:val="a8"/>
    <w:uiPriority w:val="11"/>
    <w:qFormat/>
    <w:rsid w:val="0160359B"/>
    <w:pPr>
      <w:jc w:val="center"/>
    </w:pPr>
    <w:rPr>
      <w:rFonts w:asciiTheme="majorHAnsi" w:eastAsiaTheme="majorEastAsia" w:hAnsiTheme="majorHAnsi" w:cstheme="majorBidi"/>
      <w:color w:val="595959" w:themeColor="text1" w:themeTint="A6"/>
      <w:sz w:val="28"/>
      <w:szCs w:val="28"/>
    </w:rPr>
  </w:style>
  <w:style w:type="character" w:customStyle="1" w:styleId="a8">
    <w:name w:val="副標題 字元"/>
    <w:basedOn w:val="a0"/>
    <w:link w:val="a7"/>
    <w:uiPriority w:val="11"/>
    <w:rsid w:val="00926B87"/>
    <w:rPr>
      <w:rFonts w:asciiTheme="majorHAnsi" w:eastAsiaTheme="majorEastAsia" w:hAnsiTheme="majorHAnsi" w:cstheme="majorBidi"/>
      <w:color w:val="595959" w:themeColor="text1" w:themeTint="A6"/>
      <w:sz w:val="28"/>
      <w:szCs w:val="28"/>
      <w:lang w:val="zh-CN"/>
    </w:rPr>
  </w:style>
  <w:style w:type="paragraph" w:styleId="a9">
    <w:name w:val="Quote"/>
    <w:basedOn w:val="a"/>
    <w:next w:val="a"/>
    <w:link w:val="aa"/>
    <w:uiPriority w:val="29"/>
    <w:qFormat/>
    <w:rsid w:val="003D1F94"/>
    <w:pPr>
      <w:spacing w:before="160"/>
      <w:jc w:val="center"/>
    </w:pPr>
    <w:rPr>
      <w:i/>
      <w:iCs/>
      <w:color w:val="404040" w:themeColor="text1" w:themeTint="BF"/>
    </w:rPr>
  </w:style>
  <w:style w:type="character" w:customStyle="1" w:styleId="aa">
    <w:name w:val="引文 字元"/>
    <w:basedOn w:val="a0"/>
    <w:link w:val="a9"/>
    <w:uiPriority w:val="29"/>
    <w:rsid w:val="00926B87"/>
    <w:rPr>
      <w:i/>
      <w:iCs/>
      <w:color w:val="404040" w:themeColor="text1" w:themeTint="BF"/>
    </w:rPr>
  </w:style>
  <w:style w:type="paragraph" w:styleId="ab">
    <w:name w:val="Intense Quote"/>
    <w:basedOn w:val="a"/>
    <w:next w:val="a"/>
    <w:link w:val="ac"/>
    <w:uiPriority w:val="30"/>
    <w:qFormat/>
    <w:rsid w:val="003D1F94"/>
    <w:pPr>
      <w:pBdr>
        <w:top w:val="single" w:sz="4" w:space="10" w:color="B91301" w:themeColor="accent1" w:themeShade="BF"/>
        <w:bottom w:val="single" w:sz="4" w:space="10" w:color="B91301" w:themeColor="accent1" w:themeShade="BF"/>
      </w:pBdr>
      <w:spacing w:before="360" w:after="360"/>
      <w:ind w:left="864" w:right="864"/>
      <w:jc w:val="center"/>
    </w:pPr>
    <w:rPr>
      <w:i/>
      <w:iCs/>
      <w:color w:val="B91301" w:themeColor="accent1" w:themeShade="BF"/>
    </w:rPr>
  </w:style>
  <w:style w:type="character" w:customStyle="1" w:styleId="ac">
    <w:name w:val="鮮明引文 字元"/>
    <w:basedOn w:val="a0"/>
    <w:link w:val="ab"/>
    <w:uiPriority w:val="30"/>
    <w:rsid w:val="00926B87"/>
    <w:rPr>
      <w:i/>
      <w:iCs/>
      <w:color w:val="B91301" w:themeColor="accent1" w:themeShade="BF"/>
    </w:rPr>
  </w:style>
  <w:style w:type="paragraph" w:styleId="ad">
    <w:name w:val="List Paragraph"/>
    <w:basedOn w:val="a"/>
    <w:uiPriority w:val="34"/>
    <w:qFormat/>
    <w:rsid w:val="00CE3458"/>
    <w:pPr>
      <w:ind w:left="720"/>
      <w:contextualSpacing/>
    </w:pPr>
  </w:style>
  <w:style w:type="character" w:styleId="ae">
    <w:name w:val="Intense Emphasis"/>
    <w:basedOn w:val="a0"/>
    <w:uiPriority w:val="21"/>
    <w:qFormat/>
    <w:rsid w:val="00CE3458"/>
    <w:rPr>
      <w:i/>
      <w:iCs/>
      <w:color w:val="B91301" w:themeColor="accent1" w:themeShade="BF"/>
    </w:rPr>
  </w:style>
  <w:style w:type="character" w:styleId="af">
    <w:name w:val="Intense Reference"/>
    <w:basedOn w:val="a0"/>
    <w:uiPriority w:val="32"/>
    <w:qFormat/>
    <w:rsid w:val="00CE3458"/>
    <w:rPr>
      <w:b/>
      <w:bCs/>
      <w:smallCaps/>
      <w:color w:val="B91301" w:themeColor="accent1" w:themeShade="BF"/>
      <w:spacing w:val="5"/>
    </w:rPr>
  </w:style>
  <w:style w:type="paragraph" w:styleId="af0">
    <w:name w:val="header"/>
    <w:basedOn w:val="a"/>
    <w:link w:val="af1"/>
    <w:uiPriority w:val="99"/>
    <w:unhideWhenUsed/>
    <w:rsid w:val="00926B87"/>
    <w:pPr>
      <w:tabs>
        <w:tab w:val="center" w:pos="4153"/>
        <w:tab w:val="right" w:pos="8306"/>
      </w:tabs>
      <w:snapToGrid w:val="0"/>
      <w:spacing w:line="240" w:lineRule="auto"/>
      <w:jc w:val="center"/>
    </w:pPr>
    <w:rPr>
      <w:sz w:val="18"/>
      <w:szCs w:val="18"/>
    </w:rPr>
  </w:style>
  <w:style w:type="character" w:customStyle="1" w:styleId="af1">
    <w:name w:val="頁首 字元"/>
    <w:basedOn w:val="a0"/>
    <w:link w:val="af0"/>
    <w:uiPriority w:val="99"/>
    <w:rsid w:val="00926B87"/>
    <w:rPr>
      <w:sz w:val="18"/>
      <w:szCs w:val="18"/>
    </w:rPr>
  </w:style>
  <w:style w:type="paragraph" w:styleId="af2">
    <w:name w:val="footer"/>
    <w:basedOn w:val="a"/>
    <w:link w:val="af3"/>
    <w:uiPriority w:val="99"/>
    <w:unhideWhenUsed/>
    <w:rsid w:val="00926B87"/>
    <w:pPr>
      <w:tabs>
        <w:tab w:val="center" w:pos="4153"/>
        <w:tab w:val="right" w:pos="8306"/>
      </w:tabs>
      <w:snapToGrid w:val="0"/>
      <w:spacing w:line="240" w:lineRule="auto"/>
    </w:pPr>
    <w:rPr>
      <w:sz w:val="18"/>
      <w:szCs w:val="18"/>
    </w:rPr>
  </w:style>
  <w:style w:type="character" w:customStyle="1" w:styleId="af3">
    <w:name w:val="頁尾 字元"/>
    <w:basedOn w:val="a0"/>
    <w:link w:val="af2"/>
    <w:uiPriority w:val="99"/>
    <w:rsid w:val="00926B87"/>
    <w:rPr>
      <w:sz w:val="18"/>
      <w:szCs w:val="18"/>
    </w:rPr>
  </w:style>
  <w:style w:type="character" w:customStyle="1" w:styleId="10">
    <w:name w:val="标题 1 字符"/>
    <w:basedOn w:val="a0"/>
    <w:uiPriority w:val="9"/>
    <w:rsid w:val="00926B87"/>
    <w:rPr>
      <w:rFonts w:asciiTheme="majorHAnsi" w:eastAsiaTheme="majorEastAsia" w:hAnsiTheme="majorHAnsi" w:cstheme="majorBidi"/>
      <w:color w:val="B91301" w:themeColor="accent1" w:themeShade="BF"/>
      <w:sz w:val="48"/>
      <w:szCs w:val="48"/>
    </w:rPr>
  </w:style>
  <w:style w:type="character" w:customStyle="1" w:styleId="20">
    <w:name w:val="标题 2 字符"/>
    <w:basedOn w:val="a0"/>
    <w:uiPriority w:val="9"/>
    <w:semiHidden/>
    <w:rsid w:val="00926B87"/>
    <w:rPr>
      <w:rFonts w:asciiTheme="majorHAnsi" w:eastAsiaTheme="majorEastAsia" w:hAnsiTheme="majorHAnsi" w:cstheme="majorBidi"/>
      <w:color w:val="B91301" w:themeColor="accent1" w:themeShade="BF"/>
      <w:sz w:val="40"/>
      <w:szCs w:val="40"/>
    </w:rPr>
  </w:style>
  <w:style w:type="character" w:customStyle="1" w:styleId="30">
    <w:name w:val="标题 3 字符"/>
    <w:basedOn w:val="a0"/>
    <w:uiPriority w:val="9"/>
    <w:semiHidden/>
    <w:rsid w:val="00926B87"/>
    <w:rPr>
      <w:rFonts w:asciiTheme="majorHAnsi" w:eastAsiaTheme="majorEastAsia" w:hAnsiTheme="majorHAnsi" w:cstheme="majorBidi"/>
      <w:color w:val="B91301" w:themeColor="accent1" w:themeShade="BF"/>
      <w:sz w:val="32"/>
      <w:szCs w:val="32"/>
    </w:rPr>
  </w:style>
  <w:style w:type="character" w:customStyle="1" w:styleId="40">
    <w:name w:val="标题 4 字符"/>
    <w:basedOn w:val="a0"/>
    <w:uiPriority w:val="9"/>
    <w:semiHidden/>
    <w:rsid w:val="00926B87"/>
    <w:rPr>
      <w:rFonts w:cstheme="majorBidi"/>
      <w:color w:val="B91301" w:themeColor="accent1" w:themeShade="BF"/>
      <w:sz w:val="28"/>
      <w:szCs w:val="28"/>
    </w:rPr>
  </w:style>
  <w:style w:type="character" w:customStyle="1" w:styleId="50">
    <w:name w:val="标题 5 字符"/>
    <w:basedOn w:val="a0"/>
    <w:uiPriority w:val="9"/>
    <w:semiHidden/>
    <w:rsid w:val="00926B87"/>
    <w:rPr>
      <w:rFonts w:cstheme="majorBidi"/>
      <w:color w:val="B91301" w:themeColor="accent1" w:themeShade="BF"/>
      <w:sz w:val="24"/>
    </w:rPr>
  </w:style>
  <w:style w:type="character" w:customStyle="1" w:styleId="60">
    <w:name w:val="标题 6 字符"/>
    <w:basedOn w:val="a0"/>
    <w:uiPriority w:val="9"/>
    <w:semiHidden/>
    <w:rsid w:val="00926B87"/>
    <w:rPr>
      <w:rFonts w:cstheme="majorBidi"/>
      <w:b/>
      <w:bCs/>
      <w:color w:val="B91301" w:themeColor="accent1" w:themeShade="BF"/>
    </w:rPr>
  </w:style>
  <w:style w:type="character" w:customStyle="1" w:styleId="70">
    <w:name w:val="标题 7 字符"/>
    <w:basedOn w:val="a0"/>
    <w:uiPriority w:val="9"/>
    <w:semiHidden/>
    <w:rsid w:val="00926B87"/>
    <w:rPr>
      <w:rFonts w:cstheme="majorBidi"/>
      <w:b/>
      <w:bCs/>
      <w:color w:val="595959" w:themeColor="text1" w:themeTint="A6"/>
    </w:rPr>
  </w:style>
  <w:style w:type="character" w:customStyle="1" w:styleId="80">
    <w:name w:val="标题 8 字符"/>
    <w:basedOn w:val="a0"/>
    <w:uiPriority w:val="9"/>
    <w:semiHidden/>
    <w:rsid w:val="00926B87"/>
    <w:rPr>
      <w:rFonts w:cstheme="majorBidi"/>
      <w:color w:val="595959" w:themeColor="text1" w:themeTint="A6"/>
    </w:rPr>
  </w:style>
  <w:style w:type="character" w:customStyle="1" w:styleId="90">
    <w:name w:val="标题 9 字符"/>
    <w:basedOn w:val="a0"/>
    <w:uiPriority w:val="9"/>
    <w:semiHidden/>
    <w:rsid w:val="00926B87"/>
    <w:rPr>
      <w:rFonts w:eastAsiaTheme="majorEastAsia" w:cstheme="majorBidi"/>
      <w:color w:val="595959" w:themeColor="text1" w:themeTint="A6"/>
    </w:rPr>
  </w:style>
  <w:style w:type="paragraph" w:styleId="af4">
    <w:name w:val="caption"/>
    <w:basedOn w:val="a"/>
    <w:next w:val="a"/>
    <w:uiPriority w:val="35"/>
    <w:unhideWhenUsed/>
    <w:qFormat/>
    <w:rsid w:val="00217FD5"/>
    <w:rPr>
      <w:rFonts w:asciiTheme="majorHAnsi" w:eastAsia="SimHei" w:hAnsiTheme="majorHAnsi" w:cstheme="majorBidi"/>
      <w:sz w:val="20"/>
      <w:szCs w:val="20"/>
    </w:rPr>
  </w:style>
  <w:style w:type="table" w:styleId="af5">
    <w:name w:val="Table Grid"/>
    <w:basedOn w:val="a1"/>
    <w:uiPriority w:val="39"/>
    <w:rsid w:val="00D5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Grid Table 5 Dark Accent 2"/>
    <w:basedOn w:val="a1"/>
    <w:uiPriority w:val="50"/>
    <w:rsid w:val="003F5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3C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C771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C771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C771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C7715" w:themeFill="accent2"/>
      </w:tcPr>
    </w:tblStylePr>
    <w:tblStylePr w:type="band1Vert">
      <w:tblPr/>
      <w:tcPr>
        <w:shd w:val="clear" w:color="auto" w:fill="FDC8A1" w:themeFill="accent2" w:themeFillTint="66"/>
      </w:tcPr>
    </w:tblStylePr>
    <w:tblStylePr w:type="band1Horz">
      <w:tblPr/>
      <w:tcPr>
        <w:shd w:val="clear" w:color="auto" w:fill="FDC8A1" w:themeFill="accent2" w:themeFillTint="66"/>
      </w:tcPr>
    </w:tblStylePr>
  </w:style>
  <w:style w:type="table" w:styleId="4-2">
    <w:name w:val="Grid Table 4 Accent 2"/>
    <w:basedOn w:val="a1"/>
    <w:uiPriority w:val="49"/>
    <w:rsid w:val="00F74A3C"/>
    <w:pPr>
      <w:spacing w:after="0" w:line="240" w:lineRule="auto"/>
    </w:pPr>
    <w:tblPr>
      <w:tblStyleRowBandSize w:val="1"/>
      <w:tblStyleColBandSize w:val="1"/>
      <w:tblBorders>
        <w:top w:val="single" w:sz="4" w:space="0" w:color="FDAD72" w:themeColor="accent2" w:themeTint="99"/>
        <w:left w:val="single" w:sz="4" w:space="0" w:color="FDAD72" w:themeColor="accent2" w:themeTint="99"/>
        <w:bottom w:val="single" w:sz="4" w:space="0" w:color="FDAD72" w:themeColor="accent2" w:themeTint="99"/>
        <w:right w:val="single" w:sz="4" w:space="0" w:color="FDAD72" w:themeColor="accent2" w:themeTint="99"/>
        <w:insideH w:val="single" w:sz="4" w:space="0" w:color="FDAD72" w:themeColor="accent2" w:themeTint="99"/>
        <w:insideV w:val="single" w:sz="4" w:space="0" w:color="FDAD72" w:themeColor="accent2" w:themeTint="99"/>
      </w:tblBorders>
    </w:tblPr>
    <w:tblStylePr w:type="firstRow">
      <w:rPr>
        <w:b/>
        <w:bCs/>
        <w:color w:val="FFFFFF" w:themeColor="background1"/>
      </w:rPr>
      <w:tblPr/>
      <w:tcPr>
        <w:tcBorders>
          <w:top w:val="single" w:sz="4" w:space="0" w:color="FC7715" w:themeColor="accent2"/>
          <w:left w:val="single" w:sz="4" w:space="0" w:color="FC7715" w:themeColor="accent2"/>
          <w:bottom w:val="single" w:sz="4" w:space="0" w:color="FC7715" w:themeColor="accent2"/>
          <w:right w:val="single" w:sz="4" w:space="0" w:color="FC7715" w:themeColor="accent2"/>
          <w:insideH w:val="nil"/>
          <w:insideV w:val="nil"/>
        </w:tcBorders>
        <w:shd w:val="clear" w:color="auto" w:fill="FC7715" w:themeFill="accent2"/>
      </w:tcPr>
    </w:tblStylePr>
    <w:tblStylePr w:type="lastRow">
      <w:rPr>
        <w:b/>
        <w:bCs/>
      </w:rPr>
      <w:tblPr/>
      <w:tcPr>
        <w:tcBorders>
          <w:top w:val="double" w:sz="4" w:space="0" w:color="FC7715" w:themeColor="accent2"/>
        </w:tcBorders>
      </w:tcPr>
    </w:tblStylePr>
    <w:tblStylePr w:type="firstCol">
      <w:rPr>
        <w:b/>
        <w:bCs/>
      </w:rPr>
    </w:tblStylePr>
    <w:tblStylePr w:type="lastCol">
      <w:rPr>
        <w:b/>
        <w:bCs/>
      </w:rPr>
    </w:tblStylePr>
    <w:tblStylePr w:type="band1Vert">
      <w:tblPr/>
      <w:tcPr>
        <w:shd w:val="clear" w:color="auto" w:fill="FEE3CF" w:themeFill="accent2" w:themeFillTint="33"/>
      </w:tcPr>
    </w:tblStylePr>
    <w:tblStylePr w:type="band1Horz">
      <w:tblPr/>
      <w:tcPr>
        <w:shd w:val="clear" w:color="auto" w:fill="FEE3CF" w:themeFill="accent2" w:themeFillTint="33"/>
      </w:tcPr>
    </w:tblStylePr>
  </w:style>
  <w:style w:type="table" w:styleId="11">
    <w:name w:val="Grid Table 1 Light"/>
    <w:basedOn w:val="a1"/>
    <w:uiPriority w:val="46"/>
    <w:rsid w:val="009723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Hyperlink"/>
    <w:basedOn w:val="a0"/>
    <w:uiPriority w:val="99"/>
    <w:unhideWhenUsed/>
    <w:rsid w:val="00AB68C5"/>
    <w:rPr>
      <w:color w:val="467886"/>
      <w:u w:val="single"/>
    </w:rPr>
  </w:style>
  <w:style w:type="paragraph" w:styleId="21">
    <w:name w:val="toc 2"/>
    <w:basedOn w:val="a"/>
    <w:next w:val="a"/>
    <w:autoRedefine/>
    <w:uiPriority w:val="39"/>
    <w:unhideWhenUsed/>
    <w:rsid w:val="00AB68C5"/>
    <w:pPr>
      <w:spacing w:after="100"/>
      <w:ind w:left="220"/>
    </w:pPr>
  </w:style>
  <w:style w:type="paragraph" w:styleId="31">
    <w:name w:val="toc 3"/>
    <w:basedOn w:val="a"/>
    <w:next w:val="a"/>
    <w:autoRedefine/>
    <w:uiPriority w:val="39"/>
    <w:unhideWhenUsed/>
    <w:rsid w:val="00AB68C5"/>
    <w:pPr>
      <w:spacing w:after="100"/>
      <w:ind w:left="440"/>
    </w:pPr>
  </w:style>
  <w:style w:type="paragraph" w:styleId="41">
    <w:name w:val="toc 4"/>
    <w:basedOn w:val="a"/>
    <w:next w:val="a"/>
    <w:autoRedefine/>
    <w:uiPriority w:val="39"/>
    <w:unhideWhenUsed/>
    <w:rsid w:val="00AB68C5"/>
    <w:pPr>
      <w:spacing w:after="100"/>
      <w:ind w:left="660"/>
    </w:pPr>
  </w:style>
  <w:style w:type="paragraph" w:styleId="12">
    <w:name w:val="toc 1"/>
    <w:basedOn w:val="a"/>
    <w:next w:val="a"/>
    <w:autoRedefine/>
    <w:uiPriority w:val="39"/>
    <w:unhideWhenUsed/>
    <w:rsid w:val="00AB68C5"/>
    <w:pPr>
      <w:spacing w:after="100"/>
    </w:pPr>
  </w:style>
  <w:style w:type="paragraph" w:styleId="af7">
    <w:name w:val="Revision"/>
    <w:hidden/>
    <w:uiPriority w:val="99"/>
    <w:semiHidden/>
    <w:rsid w:val="00855516"/>
    <w:pPr>
      <w:spacing w:after="0" w:line="240" w:lineRule="auto"/>
    </w:pPr>
    <w:rPr>
      <w:lang w:val="zh-CN"/>
    </w:rPr>
  </w:style>
  <w:style w:type="character" w:styleId="af8">
    <w:name w:val="annotation reference"/>
    <w:basedOn w:val="a0"/>
    <w:uiPriority w:val="99"/>
    <w:semiHidden/>
    <w:unhideWhenUsed/>
    <w:rsid w:val="00855516"/>
    <w:rPr>
      <w:sz w:val="21"/>
      <w:szCs w:val="21"/>
    </w:rPr>
  </w:style>
  <w:style w:type="paragraph" w:styleId="af9">
    <w:name w:val="annotation text"/>
    <w:basedOn w:val="a"/>
    <w:link w:val="afa"/>
    <w:uiPriority w:val="99"/>
    <w:unhideWhenUsed/>
    <w:rsid w:val="00855516"/>
  </w:style>
  <w:style w:type="character" w:customStyle="1" w:styleId="afa">
    <w:name w:val="註解文字 字元"/>
    <w:basedOn w:val="a0"/>
    <w:link w:val="af9"/>
    <w:uiPriority w:val="99"/>
    <w:rsid w:val="00855516"/>
    <w:rPr>
      <w:lang w:val="zh-CN"/>
    </w:rPr>
  </w:style>
  <w:style w:type="paragraph" w:styleId="afb">
    <w:name w:val="annotation subject"/>
    <w:basedOn w:val="af9"/>
    <w:next w:val="af9"/>
    <w:link w:val="afc"/>
    <w:uiPriority w:val="99"/>
    <w:semiHidden/>
    <w:unhideWhenUsed/>
    <w:rsid w:val="00855516"/>
    <w:rPr>
      <w:b/>
      <w:bCs/>
    </w:rPr>
  </w:style>
  <w:style w:type="character" w:customStyle="1" w:styleId="afc">
    <w:name w:val="註解主旨 字元"/>
    <w:basedOn w:val="afa"/>
    <w:link w:val="afb"/>
    <w:uiPriority w:val="99"/>
    <w:semiHidden/>
    <w:rsid w:val="00855516"/>
    <w:rPr>
      <w:b/>
      <w:bCs/>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6211">
      <w:bodyDiv w:val="1"/>
      <w:marLeft w:val="0"/>
      <w:marRight w:val="0"/>
      <w:marTop w:val="0"/>
      <w:marBottom w:val="0"/>
      <w:divBdr>
        <w:top w:val="none" w:sz="0" w:space="0" w:color="auto"/>
        <w:left w:val="none" w:sz="0" w:space="0" w:color="auto"/>
        <w:bottom w:val="none" w:sz="0" w:space="0" w:color="auto"/>
        <w:right w:val="none" w:sz="0" w:space="0" w:color="auto"/>
      </w:divBdr>
    </w:div>
    <w:div w:id="183979003">
      <w:bodyDiv w:val="1"/>
      <w:marLeft w:val="0"/>
      <w:marRight w:val="0"/>
      <w:marTop w:val="0"/>
      <w:marBottom w:val="0"/>
      <w:divBdr>
        <w:top w:val="none" w:sz="0" w:space="0" w:color="auto"/>
        <w:left w:val="none" w:sz="0" w:space="0" w:color="auto"/>
        <w:bottom w:val="none" w:sz="0" w:space="0" w:color="auto"/>
        <w:right w:val="none" w:sz="0" w:space="0" w:color="auto"/>
      </w:divBdr>
    </w:div>
    <w:div w:id="198666836">
      <w:bodyDiv w:val="1"/>
      <w:marLeft w:val="0"/>
      <w:marRight w:val="0"/>
      <w:marTop w:val="0"/>
      <w:marBottom w:val="0"/>
      <w:divBdr>
        <w:top w:val="none" w:sz="0" w:space="0" w:color="auto"/>
        <w:left w:val="none" w:sz="0" w:space="0" w:color="auto"/>
        <w:bottom w:val="none" w:sz="0" w:space="0" w:color="auto"/>
        <w:right w:val="none" w:sz="0" w:space="0" w:color="auto"/>
      </w:divBdr>
    </w:div>
    <w:div w:id="211356395">
      <w:bodyDiv w:val="1"/>
      <w:marLeft w:val="0"/>
      <w:marRight w:val="0"/>
      <w:marTop w:val="0"/>
      <w:marBottom w:val="0"/>
      <w:divBdr>
        <w:top w:val="none" w:sz="0" w:space="0" w:color="auto"/>
        <w:left w:val="none" w:sz="0" w:space="0" w:color="auto"/>
        <w:bottom w:val="none" w:sz="0" w:space="0" w:color="auto"/>
        <w:right w:val="none" w:sz="0" w:space="0" w:color="auto"/>
      </w:divBdr>
    </w:div>
    <w:div w:id="226385214">
      <w:bodyDiv w:val="1"/>
      <w:marLeft w:val="0"/>
      <w:marRight w:val="0"/>
      <w:marTop w:val="0"/>
      <w:marBottom w:val="0"/>
      <w:divBdr>
        <w:top w:val="none" w:sz="0" w:space="0" w:color="auto"/>
        <w:left w:val="none" w:sz="0" w:space="0" w:color="auto"/>
        <w:bottom w:val="none" w:sz="0" w:space="0" w:color="auto"/>
        <w:right w:val="none" w:sz="0" w:space="0" w:color="auto"/>
      </w:divBdr>
    </w:div>
    <w:div w:id="362632523">
      <w:bodyDiv w:val="1"/>
      <w:marLeft w:val="0"/>
      <w:marRight w:val="0"/>
      <w:marTop w:val="0"/>
      <w:marBottom w:val="0"/>
      <w:divBdr>
        <w:top w:val="none" w:sz="0" w:space="0" w:color="auto"/>
        <w:left w:val="none" w:sz="0" w:space="0" w:color="auto"/>
        <w:bottom w:val="none" w:sz="0" w:space="0" w:color="auto"/>
        <w:right w:val="none" w:sz="0" w:space="0" w:color="auto"/>
      </w:divBdr>
    </w:div>
    <w:div w:id="453444270">
      <w:bodyDiv w:val="1"/>
      <w:marLeft w:val="0"/>
      <w:marRight w:val="0"/>
      <w:marTop w:val="0"/>
      <w:marBottom w:val="0"/>
      <w:divBdr>
        <w:top w:val="none" w:sz="0" w:space="0" w:color="auto"/>
        <w:left w:val="none" w:sz="0" w:space="0" w:color="auto"/>
        <w:bottom w:val="none" w:sz="0" w:space="0" w:color="auto"/>
        <w:right w:val="none" w:sz="0" w:space="0" w:color="auto"/>
      </w:divBdr>
      <w:divsChild>
        <w:div w:id="1411342453">
          <w:marLeft w:val="0"/>
          <w:marRight w:val="0"/>
          <w:marTop w:val="0"/>
          <w:marBottom w:val="600"/>
          <w:divBdr>
            <w:top w:val="none" w:sz="0" w:space="0" w:color="auto"/>
            <w:left w:val="none" w:sz="0" w:space="0" w:color="auto"/>
            <w:bottom w:val="none" w:sz="0" w:space="0" w:color="auto"/>
            <w:right w:val="none" w:sz="0" w:space="0" w:color="auto"/>
          </w:divBdr>
          <w:divsChild>
            <w:div w:id="92727481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79880209">
      <w:bodyDiv w:val="1"/>
      <w:marLeft w:val="0"/>
      <w:marRight w:val="0"/>
      <w:marTop w:val="0"/>
      <w:marBottom w:val="0"/>
      <w:divBdr>
        <w:top w:val="none" w:sz="0" w:space="0" w:color="auto"/>
        <w:left w:val="none" w:sz="0" w:space="0" w:color="auto"/>
        <w:bottom w:val="none" w:sz="0" w:space="0" w:color="auto"/>
        <w:right w:val="none" w:sz="0" w:space="0" w:color="auto"/>
      </w:divBdr>
    </w:div>
    <w:div w:id="552085182">
      <w:bodyDiv w:val="1"/>
      <w:marLeft w:val="0"/>
      <w:marRight w:val="0"/>
      <w:marTop w:val="0"/>
      <w:marBottom w:val="0"/>
      <w:divBdr>
        <w:top w:val="none" w:sz="0" w:space="0" w:color="auto"/>
        <w:left w:val="none" w:sz="0" w:space="0" w:color="auto"/>
        <w:bottom w:val="none" w:sz="0" w:space="0" w:color="auto"/>
        <w:right w:val="none" w:sz="0" w:space="0" w:color="auto"/>
      </w:divBdr>
    </w:div>
    <w:div w:id="581572627">
      <w:bodyDiv w:val="1"/>
      <w:marLeft w:val="0"/>
      <w:marRight w:val="0"/>
      <w:marTop w:val="0"/>
      <w:marBottom w:val="0"/>
      <w:divBdr>
        <w:top w:val="none" w:sz="0" w:space="0" w:color="auto"/>
        <w:left w:val="none" w:sz="0" w:space="0" w:color="auto"/>
        <w:bottom w:val="none" w:sz="0" w:space="0" w:color="auto"/>
        <w:right w:val="none" w:sz="0" w:space="0" w:color="auto"/>
      </w:divBdr>
    </w:div>
    <w:div w:id="764182437">
      <w:bodyDiv w:val="1"/>
      <w:marLeft w:val="0"/>
      <w:marRight w:val="0"/>
      <w:marTop w:val="0"/>
      <w:marBottom w:val="0"/>
      <w:divBdr>
        <w:top w:val="none" w:sz="0" w:space="0" w:color="auto"/>
        <w:left w:val="none" w:sz="0" w:space="0" w:color="auto"/>
        <w:bottom w:val="none" w:sz="0" w:space="0" w:color="auto"/>
        <w:right w:val="none" w:sz="0" w:space="0" w:color="auto"/>
      </w:divBdr>
    </w:div>
    <w:div w:id="828791882">
      <w:bodyDiv w:val="1"/>
      <w:marLeft w:val="0"/>
      <w:marRight w:val="0"/>
      <w:marTop w:val="0"/>
      <w:marBottom w:val="0"/>
      <w:divBdr>
        <w:top w:val="none" w:sz="0" w:space="0" w:color="auto"/>
        <w:left w:val="none" w:sz="0" w:space="0" w:color="auto"/>
        <w:bottom w:val="none" w:sz="0" w:space="0" w:color="auto"/>
        <w:right w:val="none" w:sz="0" w:space="0" w:color="auto"/>
      </w:divBdr>
    </w:div>
    <w:div w:id="842163867">
      <w:bodyDiv w:val="1"/>
      <w:marLeft w:val="0"/>
      <w:marRight w:val="0"/>
      <w:marTop w:val="0"/>
      <w:marBottom w:val="0"/>
      <w:divBdr>
        <w:top w:val="none" w:sz="0" w:space="0" w:color="auto"/>
        <w:left w:val="none" w:sz="0" w:space="0" w:color="auto"/>
        <w:bottom w:val="none" w:sz="0" w:space="0" w:color="auto"/>
        <w:right w:val="none" w:sz="0" w:space="0" w:color="auto"/>
      </w:divBdr>
    </w:div>
    <w:div w:id="954483824">
      <w:bodyDiv w:val="1"/>
      <w:marLeft w:val="0"/>
      <w:marRight w:val="0"/>
      <w:marTop w:val="0"/>
      <w:marBottom w:val="0"/>
      <w:divBdr>
        <w:top w:val="none" w:sz="0" w:space="0" w:color="auto"/>
        <w:left w:val="none" w:sz="0" w:space="0" w:color="auto"/>
        <w:bottom w:val="none" w:sz="0" w:space="0" w:color="auto"/>
        <w:right w:val="none" w:sz="0" w:space="0" w:color="auto"/>
      </w:divBdr>
    </w:div>
    <w:div w:id="1014766637">
      <w:bodyDiv w:val="1"/>
      <w:marLeft w:val="0"/>
      <w:marRight w:val="0"/>
      <w:marTop w:val="0"/>
      <w:marBottom w:val="0"/>
      <w:divBdr>
        <w:top w:val="none" w:sz="0" w:space="0" w:color="auto"/>
        <w:left w:val="none" w:sz="0" w:space="0" w:color="auto"/>
        <w:bottom w:val="none" w:sz="0" w:space="0" w:color="auto"/>
        <w:right w:val="none" w:sz="0" w:space="0" w:color="auto"/>
      </w:divBdr>
    </w:div>
    <w:div w:id="1059480143">
      <w:bodyDiv w:val="1"/>
      <w:marLeft w:val="0"/>
      <w:marRight w:val="0"/>
      <w:marTop w:val="0"/>
      <w:marBottom w:val="0"/>
      <w:divBdr>
        <w:top w:val="none" w:sz="0" w:space="0" w:color="auto"/>
        <w:left w:val="none" w:sz="0" w:space="0" w:color="auto"/>
        <w:bottom w:val="none" w:sz="0" w:space="0" w:color="auto"/>
        <w:right w:val="none" w:sz="0" w:space="0" w:color="auto"/>
      </w:divBdr>
      <w:divsChild>
        <w:div w:id="1959799980">
          <w:marLeft w:val="0"/>
          <w:marRight w:val="0"/>
          <w:marTop w:val="0"/>
          <w:marBottom w:val="600"/>
          <w:divBdr>
            <w:top w:val="none" w:sz="0" w:space="0" w:color="auto"/>
            <w:left w:val="none" w:sz="0" w:space="0" w:color="auto"/>
            <w:bottom w:val="none" w:sz="0" w:space="0" w:color="auto"/>
            <w:right w:val="none" w:sz="0" w:space="0" w:color="auto"/>
          </w:divBdr>
          <w:divsChild>
            <w:div w:id="173115376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67533801">
      <w:bodyDiv w:val="1"/>
      <w:marLeft w:val="0"/>
      <w:marRight w:val="0"/>
      <w:marTop w:val="0"/>
      <w:marBottom w:val="0"/>
      <w:divBdr>
        <w:top w:val="none" w:sz="0" w:space="0" w:color="auto"/>
        <w:left w:val="none" w:sz="0" w:space="0" w:color="auto"/>
        <w:bottom w:val="none" w:sz="0" w:space="0" w:color="auto"/>
        <w:right w:val="none" w:sz="0" w:space="0" w:color="auto"/>
      </w:divBdr>
    </w:div>
    <w:div w:id="1159079722">
      <w:bodyDiv w:val="1"/>
      <w:marLeft w:val="0"/>
      <w:marRight w:val="0"/>
      <w:marTop w:val="0"/>
      <w:marBottom w:val="0"/>
      <w:divBdr>
        <w:top w:val="none" w:sz="0" w:space="0" w:color="auto"/>
        <w:left w:val="none" w:sz="0" w:space="0" w:color="auto"/>
        <w:bottom w:val="none" w:sz="0" w:space="0" w:color="auto"/>
        <w:right w:val="none" w:sz="0" w:space="0" w:color="auto"/>
      </w:divBdr>
    </w:div>
    <w:div w:id="1179540885">
      <w:bodyDiv w:val="1"/>
      <w:marLeft w:val="0"/>
      <w:marRight w:val="0"/>
      <w:marTop w:val="0"/>
      <w:marBottom w:val="0"/>
      <w:divBdr>
        <w:top w:val="none" w:sz="0" w:space="0" w:color="auto"/>
        <w:left w:val="none" w:sz="0" w:space="0" w:color="auto"/>
        <w:bottom w:val="none" w:sz="0" w:space="0" w:color="auto"/>
        <w:right w:val="none" w:sz="0" w:space="0" w:color="auto"/>
      </w:divBdr>
    </w:div>
    <w:div w:id="1302809938">
      <w:bodyDiv w:val="1"/>
      <w:marLeft w:val="0"/>
      <w:marRight w:val="0"/>
      <w:marTop w:val="0"/>
      <w:marBottom w:val="0"/>
      <w:divBdr>
        <w:top w:val="none" w:sz="0" w:space="0" w:color="auto"/>
        <w:left w:val="none" w:sz="0" w:space="0" w:color="auto"/>
        <w:bottom w:val="none" w:sz="0" w:space="0" w:color="auto"/>
        <w:right w:val="none" w:sz="0" w:space="0" w:color="auto"/>
      </w:divBdr>
    </w:div>
    <w:div w:id="1384214883">
      <w:bodyDiv w:val="1"/>
      <w:marLeft w:val="0"/>
      <w:marRight w:val="0"/>
      <w:marTop w:val="0"/>
      <w:marBottom w:val="0"/>
      <w:divBdr>
        <w:top w:val="none" w:sz="0" w:space="0" w:color="auto"/>
        <w:left w:val="none" w:sz="0" w:space="0" w:color="auto"/>
        <w:bottom w:val="none" w:sz="0" w:space="0" w:color="auto"/>
        <w:right w:val="none" w:sz="0" w:space="0" w:color="auto"/>
      </w:divBdr>
    </w:div>
    <w:div w:id="1409232318">
      <w:bodyDiv w:val="1"/>
      <w:marLeft w:val="0"/>
      <w:marRight w:val="0"/>
      <w:marTop w:val="0"/>
      <w:marBottom w:val="0"/>
      <w:divBdr>
        <w:top w:val="none" w:sz="0" w:space="0" w:color="auto"/>
        <w:left w:val="none" w:sz="0" w:space="0" w:color="auto"/>
        <w:bottom w:val="none" w:sz="0" w:space="0" w:color="auto"/>
        <w:right w:val="none" w:sz="0" w:space="0" w:color="auto"/>
      </w:divBdr>
    </w:div>
    <w:div w:id="1477600561">
      <w:bodyDiv w:val="1"/>
      <w:marLeft w:val="0"/>
      <w:marRight w:val="0"/>
      <w:marTop w:val="0"/>
      <w:marBottom w:val="0"/>
      <w:divBdr>
        <w:top w:val="none" w:sz="0" w:space="0" w:color="auto"/>
        <w:left w:val="none" w:sz="0" w:space="0" w:color="auto"/>
        <w:bottom w:val="none" w:sz="0" w:space="0" w:color="auto"/>
        <w:right w:val="none" w:sz="0" w:space="0" w:color="auto"/>
      </w:divBdr>
    </w:div>
    <w:div w:id="1775786926">
      <w:bodyDiv w:val="1"/>
      <w:marLeft w:val="0"/>
      <w:marRight w:val="0"/>
      <w:marTop w:val="0"/>
      <w:marBottom w:val="0"/>
      <w:divBdr>
        <w:top w:val="none" w:sz="0" w:space="0" w:color="auto"/>
        <w:left w:val="none" w:sz="0" w:space="0" w:color="auto"/>
        <w:bottom w:val="none" w:sz="0" w:space="0" w:color="auto"/>
        <w:right w:val="none" w:sz="0" w:space="0" w:color="auto"/>
      </w:divBdr>
    </w:div>
    <w:div w:id="1807430706">
      <w:bodyDiv w:val="1"/>
      <w:marLeft w:val="0"/>
      <w:marRight w:val="0"/>
      <w:marTop w:val="0"/>
      <w:marBottom w:val="0"/>
      <w:divBdr>
        <w:top w:val="none" w:sz="0" w:space="0" w:color="auto"/>
        <w:left w:val="none" w:sz="0" w:space="0" w:color="auto"/>
        <w:bottom w:val="none" w:sz="0" w:space="0" w:color="auto"/>
        <w:right w:val="none" w:sz="0" w:space="0" w:color="auto"/>
      </w:divBdr>
    </w:div>
    <w:div w:id="1905220349">
      <w:bodyDiv w:val="1"/>
      <w:marLeft w:val="0"/>
      <w:marRight w:val="0"/>
      <w:marTop w:val="0"/>
      <w:marBottom w:val="0"/>
      <w:divBdr>
        <w:top w:val="none" w:sz="0" w:space="0" w:color="auto"/>
        <w:left w:val="none" w:sz="0" w:space="0" w:color="auto"/>
        <w:bottom w:val="none" w:sz="0" w:space="0" w:color="auto"/>
        <w:right w:val="none" w:sz="0" w:space="0" w:color="auto"/>
      </w:divBdr>
    </w:div>
    <w:div w:id="1923640359">
      <w:bodyDiv w:val="1"/>
      <w:marLeft w:val="0"/>
      <w:marRight w:val="0"/>
      <w:marTop w:val="0"/>
      <w:marBottom w:val="0"/>
      <w:divBdr>
        <w:top w:val="none" w:sz="0" w:space="0" w:color="auto"/>
        <w:left w:val="none" w:sz="0" w:space="0" w:color="auto"/>
        <w:bottom w:val="none" w:sz="0" w:space="0" w:color="auto"/>
        <w:right w:val="none" w:sz="0" w:space="0" w:color="auto"/>
      </w:divBdr>
    </w:div>
    <w:div w:id="2111579381">
      <w:bodyDiv w:val="1"/>
      <w:marLeft w:val="0"/>
      <w:marRight w:val="0"/>
      <w:marTop w:val="0"/>
      <w:marBottom w:val="0"/>
      <w:divBdr>
        <w:top w:val="none" w:sz="0" w:space="0" w:color="auto"/>
        <w:left w:val="none" w:sz="0" w:space="0" w:color="auto"/>
        <w:bottom w:val="none" w:sz="0" w:space="0" w:color="auto"/>
        <w:right w:val="none" w:sz="0" w:space="0" w:color="auto"/>
      </w:divBdr>
    </w:div>
    <w:div w:id="214534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diagramData" Target="diagrams/data4.xml"/><Relationship Id="rId47" Type="http://schemas.openxmlformats.org/officeDocument/2006/relationships/diagramData" Target="diagrams/data5.xml"/><Relationship Id="rId63" Type="http://schemas.openxmlformats.org/officeDocument/2006/relationships/image" Target="media/image14.png"/><Relationship Id="rId68" Type="http://schemas.openxmlformats.org/officeDocument/2006/relationships/image" Target="media/image19.png"/><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image" Target="media/image7.png"/><Relationship Id="rId37" Type="http://schemas.openxmlformats.org/officeDocument/2006/relationships/diagramColors" Target="diagrams/colors3.xml"/><Relationship Id="rId40" Type="http://schemas.openxmlformats.org/officeDocument/2006/relationships/image" Target="media/image10.png"/><Relationship Id="rId45" Type="http://schemas.openxmlformats.org/officeDocument/2006/relationships/diagramColors" Target="diagrams/colors4.xml"/><Relationship Id="rId53" Type="http://schemas.openxmlformats.org/officeDocument/2006/relationships/chart" Target="charts/chart1.xml"/><Relationship Id="rId58" Type="http://schemas.openxmlformats.org/officeDocument/2006/relationships/diagramColors" Target="diagrams/colors6.xml"/><Relationship Id="rId66" Type="http://schemas.openxmlformats.org/officeDocument/2006/relationships/image" Target="media/image17.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chart" Target="charts/chart3.xml"/><Relationship Id="rId1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5.png"/><Relationship Id="rId35" Type="http://schemas.openxmlformats.org/officeDocument/2006/relationships/diagramLayout" Target="diagrams/layout3.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openxmlformats.org/officeDocument/2006/relationships/diagramLayout" Target="diagrams/layout6.xml"/><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webSettings" Target="webSettings.xml"/><Relationship Id="rId51" Type="http://schemas.microsoft.com/office/2007/relationships/diagramDrawing" Target="diagrams/drawing5.xml"/><Relationship Id="rId72" Type="http://schemas.openxmlformats.org/officeDocument/2006/relationships/image" Target="media/image23.png"/><Relationship Id="rId3" Type="http://schemas.openxmlformats.org/officeDocument/2006/relationships/customXml" Target="../customXml/item3.xml"/><Relationship Id="rId12" Type="http://schemas.microsoft.com/office/2007/relationships/hdphoto" Target="media/hdphoto1.wdp"/><Relationship Id="rId17" Type="http://schemas.microsoft.com/office/2016/09/relationships/commentsIds" Target="commentsIds.xml"/><Relationship Id="rId25" Type="http://schemas.openxmlformats.org/officeDocument/2006/relationships/diagramLayout" Target="diagrams/layout2.xml"/><Relationship Id="rId33" Type="http://schemas.openxmlformats.org/officeDocument/2006/relationships/image" Target="media/image8.png"/><Relationship Id="rId38" Type="http://schemas.microsoft.com/office/2007/relationships/diagramDrawing" Target="diagrams/drawing3.xml"/><Relationship Id="rId46" Type="http://schemas.microsoft.com/office/2007/relationships/diagramDrawing" Target="diagrams/drawing4.xml"/><Relationship Id="rId59" Type="http://schemas.microsoft.com/office/2007/relationships/diagramDrawing" Target="diagrams/drawing6.xml"/><Relationship Id="rId67" Type="http://schemas.openxmlformats.org/officeDocument/2006/relationships/image" Target="media/image18.png"/><Relationship Id="rId20" Type="http://schemas.openxmlformats.org/officeDocument/2006/relationships/diagramLayout" Target="diagrams/layout1.xml"/><Relationship Id="rId41" Type="http://schemas.openxmlformats.org/officeDocument/2006/relationships/image" Target="media/image11.png"/><Relationship Id="rId54" Type="http://schemas.openxmlformats.org/officeDocument/2006/relationships/chart" Target="charts/chart2.xml"/><Relationship Id="rId62" Type="http://schemas.openxmlformats.org/officeDocument/2006/relationships/chart" Target="charts/chart4.xml"/><Relationship Id="rId70" Type="http://schemas.openxmlformats.org/officeDocument/2006/relationships/image" Target="media/image21.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3.xml"/><Relationship Id="rId49" Type="http://schemas.openxmlformats.org/officeDocument/2006/relationships/diagramQuickStyle" Target="diagrams/quickStyle5.xml"/><Relationship Id="rId57" Type="http://schemas.openxmlformats.org/officeDocument/2006/relationships/diagramQuickStyle" Target="diagrams/quickStyle6.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diagramQuickStyle" Target="diagrams/quickStyle4.xml"/><Relationship Id="rId52" Type="http://schemas.openxmlformats.org/officeDocument/2006/relationships/image" Target="media/image12.png"/><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microsoft.com/office/2018/08/relationships/commentsExtensible" Target="commentsExtensible.xml"/><Relationship Id="rId39" Type="http://schemas.openxmlformats.org/officeDocument/2006/relationships/image" Target="media/image9.png"/><Relationship Id="rId34" Type="http://schemas.openxmlformats.org/officeDocument/2006/relationships/diagramData" Target="diagrams/data3.xml"/><Relationship Id="rId50" Type="http://schemas.openxmlformats.org/officeDocument/2006/relationships/diagramColors" Target="diagrams/colors5.xml"/><Relationship Id="rId55" Type="http://schemas.openxmlformats.org/officeDocument/2006/relationships/diagramData" Target="diagrams/data6.xm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租房位置距校园直线距离频率分布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列2</c:v>
                </c:pt>
              </c:strCache>
            </c:strRef>
          </c:tx>
          <c:spPr>
            <a:solidFill>
              <a:schemeClr val="accent1"/>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Sheet1!$B$2:$B$5</c:f>
              <c:numCache>
                <c:formatCode>General</c:formatCode>
                <c:ptCount val="4"/>
              </c:numCache>
            </c:numRef>
          </c:val>
          <c:extLst>
            <c:ext xmlns:c16="http://schemas.microsoft.com/office/drawing/2014/chart" uri="{C3380CC4-5D6E-409C-BE32-E72D297353CC}">
              <c16:uniqueId val="{00000000-3612-4039-8ECF-DDF593278D0F}"/>
            </c:ext>
          </c:extLst>
        </c:ser>
        <c:ser>
          <c:idx val="1"/>
          <c:order val="1"/>
          <c:tx>
            <c:strRef>
              <c:f>Sheet1!$C$1</c:f>
              <c:strCache>
                <c:ptCount val="1"/>
                <c:pt idx="0">
                  <c:v>系列 2</c:v>
                </c:pt>
              </c:strCache>
            </c:strRef>
          </c:tx>
          <c:spPr>
            <a:solidFill>
              <a:schemeClr val="accent2"/>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Sheet1!$C$2:$C$5</c:f>
              <c:numCache>
                <c:formatCode>General</c:formatCode>
                <c:ptCount val="4"/>
                <c:pt idx="0">
                  <c:v>5</c:v>
                </c:pt>
                <c:pt idx="1">
                  <c:v>45</c:v>
                </c:pt>
                <c:pt idx="2" formatCode="0.00%">
                  <c:v>36</c:v>
                </c:pt>
                <c:pt idx="3" formatCode="0.00%">
                  <c:v>16</c:v>
                </c:pt>
              </c:numCache>
            </c:numRef>
          </c:val>
          <c:extLst>
            <c:ext xmlns:c16="http://schemas.microsoft.com/office/drawing/2014/chart" uri="{C3380CC4-5D6E-409C-BE32-E72D297353CC}">
              <c16:uniqueId val="{00000001-3612-4039-8ECF-DDF593278D0F}"/>
            </c:ext>
          </c:extLst>
        </c:ser>
        <c:ser>
          <c:idx val="2"/>
          <c:order val="2"/>
          <c:tx>
            <c:strRef>
              <c:f>Sheet1!$D$1</c:f>
              <c:strCache>
                <c:ptCount val="1"/>
                <c:pt idx="0">
                  <c:v>列1</c:v>
                </c:pt>
              </c:strCache>
            </c:strRef>
          </c:tx>
          <c:spPr>
            <a:solidFill>
              <a:schemeClr val="accent3"/>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Sheet1!$D$2:$D$5</c:f>
              <c:numCache>
                <c:formatCode>General</c:formatCode>
                <c:ptCount val="4"/>
              </c:numCache>
            </c:numRef>
          </c:val>
          <c:extLst>
            <c:ext xmlns:c16="http://schemas.microsoft.com/office/drawing/2014/chart" uri="{C3380CC4-5D6E-409C-BE32-E72D297353CC}">
              <c16:uniqueId val="{00000002-3612-4039-8ECF-DDF593278D0F}"/>
            </c:ext>
          </c:extLst>
        </c:ser>
        <c:dLbls>
          <c:showLegendKey val="0"/>
          <c:showVal val="0"/>
          <c:showCatName val="0"/>
          <c:showSerName val="0"/>
          <c:showPercent val="0"/>
          <c:showBubbleSize val="0"/>
        </c:dLbls>
        <c:gapWidth val="150"/>
        <c:shape val="box"/>
        <c:axId val="7214959"/>
        <c:axId val="7215439"/>
        <c:axId val="0"/>
      </c:bar3DChart>
      <c:catAx>
        <c:axId val="7214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439"/>
        <c:crosses val="autoZero"/>
        <c:auto val="1"/>
        <c:lblAlgn val="ctr"/>
        <c:lblOffset val="100"/>
        <c:noMultiLvlLbl val="0"/>
      </c:catAx>
      <c:valAx>
        <c:axId val="72154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4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租房位置至校园通勤时间频率分布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列2</c:v>
                </c:pt>
              </c:strCache>
            </c:strRef>
          </c:tx>
          <c:spPr>
            <a:solidFill>
              <a:schemeClr val="accent1"/>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Sheet1!$B$2:$B$5</c:f>
              <c:numCache>
                <c:formatCode>General</c:formatCode>
                <c:ptCount val="4"/>
              </c:numCache>
            </c:numRef>
          </c:val>
          <c:extLst>
            <c:ext xmlns:c16="http://schemas.microsoft.com/office/drawing/2014/chart" uri="{C3380CC4-5D6E-409C-BE32-E72D297353CC}">
              <c16:uniqueId val="{00000000-8156-42C7-9036-76B6D5CF80C4}"/>
            </c:ext>
          </c:extLst>
        </c:ser>
        <c:ser>
          <c:idx val="1"/>
          <c:order val="1"/>
          <c:tx>
            <c:strRef>
              <c:f>Sheet1!$C$1</c:f>
              <c:strCache>
                <c:ptCount val="1"/>
                <c:pt idx="0">
                  <c:v>系列 2</c:v>
                </c:pt>
              </c:strCache>
            </c:strRef>
          </c:tx>
          <c:spPr>
            <a:solidFill>
              <a:schemeClr val="accent2"/>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Sheet1!$C$2:$C$5</c:f>
              <c:numCache>
                <c:formatCode>General</c:formatCode>
                <c:ptCount val="4"/>
              </c:numCache>
            </c:numRef>
          </c:val>
          <c:extLst>
            <c:ext xmlns:c16="http://schemas.microsoft.com/office/drawing/2014/chart" uri="{C3380CC4-5D6E-409C-BE32-E72D297353CC}">
              <c16:uniqueId val="{00000001-8156-42C7-9036-76B6D5CF80C4}"/>
            </c:ext>
          </c:extLst>
        </c:ser>
        <c:ser>
          <c:idx val="2"/>
          <c:order val="2"/>
          <c:tx>
            <c:strRef>
              <c:f>Sheet1!$D$1</c:f>
              <c:strCache>
                <c:ptCount val="1"/>
                <c:pt idx="0">
                  <c:v>列1</c:v>
                </c:pt>
              </c:strCache>
            </c:strRef>
          </c:tx>
          <c:spPr>
            <a:solidFill>
              <a:schemeClr val="accent3"/>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Sheet1!$D$2:$D$5</c:f>
              <c:numCache>
                <c:formatCode>General</c:formatCode>
                <c:ptCount val="4"/>
                <c:pt idx="0">
                  <c:v>9</c:v>
                </c:pt>
                <c:pt idx="1">
                  <c:v>31</c:v>
                </c:pt>
                <c:pt idx="2">
                  <c:v>42</c:v>
                </c:pt>
                <c:pt idx="3">
                  <c:v>18</c:v>
                </c:pt>
              </c:numCache>
            </c:numRef>
          </c:val>
          <c:extLst>
            <c:ext xmlns:c16="http://schemas.microsoft.com/office/drawing/2014/chart" uri="{C3380CC4-5D6E-409C-BE32-E72D297353CC}">
              <c16:uniqueId val="{00000002-8156-42C7-9036-76B6D5CF80C4}"/>
            </c:ext>
          </c:extLst>
        </c:ser>
        <c:dLbls>
          <c:showLegendKey val="0"/>
          <c:showVal val="0"/>
          <c:showCatName val="0"/>
          <c:showSerName val="0"/>
          <c:showPercent val="0"/>
          <c:showBubbleSize val="0"/>
        </c:dLbls>
        <c:gapWidth val="150"/>
        <c:shape val="box"/>
        <c:axId val="7214959"/>
        <c:axId val="7215439"/>
        <c:axId val="0"/>
      </c:bar3DChart>
      <c:catAx>
        <c:axId val="7214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439"/>
        <c:crosses val="autoZero"/>
        <c:auto val="1"/>
        <c:lblAlgn val="ctr"/>
        <c:lblOffset val="100"/>
        <c:noMultiLvlLbl val="0"/>
      </c:catAx>
      <c:valAx>
        <c:axId val="72154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4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房东使用专业自助平台发布房源意愿调查</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房东房源信息供给意愿调查</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24E-4923-AA8E-B59BC22ABD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24E-4923-AA8E-B59BC22ABD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24E-4923-AA8E-B59BC22ABD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24E-4923-AA8E-B59BC22ABD69}"/>
              </c:ext>
            </c:extLst>
          </c:dPt>
          <c:cat>
            <c:strRef>
              <c:f>Sheet1!$A$2:$A$5</c:f>
              <c:strCache>
                <c:ptCount val="4"/>
                <c:pt idx="0">
                  <c:v>偏好专业自助平台</c:v>
                </c:pt>
                <c:pt idx="1">
                  <c:v>偏好中介全面代理</c:v>
                </c:pt>
                <c:pt idx="2">
                  <c:v>偏好社交平台发布信息</c:v>
                </c:pt>
                <c:pt idx="3">
                  <c:v>中立</c:v>
                </c:pt>
              </c:strCache>
            </c:strRef>
          </c:cat>
          <c:val>
            <c:numRef>
              <c:f>Sheet1!$B$2:$B$5</c:f>
              <c:numCache>
                <c:formatCode>General</c:formatCode>
                <c:ptCount val="4"/>
                <c:pt idx="0">
                  <c:v>39.799999999999997</c:v>
                </c:pt>
                <c:pt idx="1">
                  <c:v>38.6</c:v>
                </c:pt>
                <c:pt idx="2">
                  <c:v>14.2</c:v>
                </c:pt>
                <c:pt idx="3">
                  <c:v>31</c:v>
                </c:pt>
              </c:numCache>
            </c:numRef>
          </c:val>
          <c:extLst>
            <c:ext xmlns:c16="http://schemas.microsoft.com/office/drawing/2014/chart" uri="{C3380CC4-5D6E-409C-BE32-E72D297353CC}">
              <c16:uniqueId val="{00000000-B45D-478D-A1FE-A2D29313F23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房东供给来港留学生租房需求意愿调查</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销售额</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15D-4247-9D1F-0F46A369F79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15D-4247-9D1F-0F46A369F792}"/>
              </c:ext>
            </c:extLst>
          </c:dPt>
          <c:cat>
            <c:strRef>
              <c:f>Sheet1!$A$2:$A$5</c:f>
              <c:strCache>
                <c:ptCount val="2"/>
                <c:pt idx="0">
                  <c:v>不愿意出租私人房屋予来港留学生</c:v>
                </c:pt>
                <c:pt idx="1">
                  <c:v>愿出租房屋予来港留学生</c:v>
                </c:pt>
              </c:strCache>
            </c:strRef>
          </c:cat>
          <c:val>
            <c:numRef>
              <c:f>Sheet1!$B$2:$B$5</c:f>
              <c:numCache>
                <c:formatCode>General</c:formatCode>
                <c:ptCount val="2"/>
                <c:pt idx="0">
                  <c:v>34</c:v>
                </c:pt>
                <c:pt idx="1">
                  <c:v>79</c:v>
                </c:pt>
              </c:numCache>
            </c:numRef>
          </c:val>
          <c:extLst>
            <c:ext xmlns:c16="http://schemas.microsoft.com/office/drawing/2014/chart" uri="{C3380CC4-5D6E-409C-BE32-E72D297353CC}">
              <c16:uniqueId val="{00000000-182F-481C-877E-DD44234039E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48DD79-83F2-4CD0-AECB-EE059D1032B9}" type="doc">
      <dgm:prSet loTypeId="urn:microsoft.com/office/officeart/2005/8/layout/process1" loCatId="process" qsTypeId="urn:microsoft.com/office/officeart/2005/8/quickstyle/3d4" qsCatId="3D" csTypeId="urn:microsoft.com/office/officeart/2005/8/colors/accent1_2" csCatId="accent1" phldr="1"/>
      <dgm:spPr/>
    </dgm:pt>
    <dgm:pt modelId="{904BB041-6827-4EFA-B611-BA5167BC61BE}">
      <dgm:prSet phldrT="[文本]" custT="1"/>
      <dgm:spPr/>
      <dgm:t>
        <a:bodyPr/>
        <a:lstStyle/>
        <a:p>
          <a:r>
            <a:rPr lang="zh-CN" altLang="en-US" sz="1300" b="0" i="0"/>
            <a:t>注册登录</a:t>
          </a:r>
          <a:endParaRPr lang="zh-CN" altLang="en-US" sz="1300"/>
        </a:p>
      </dgm:t>
    </dgm:pt>
    <dgm:pt modelId="{2A9E14DF-642C-4DD6-86DD-4A1B7C1A9192}" type="parTrans" cxnId="{509B8C24-D160-4B3E-8158-E0491F11D739}">
      <dgm:prSet/>
      <dgm:spPr/>
      <dgm:t>
        <a:bodyPr/>
        <a:lstStyle/>
        <a:p>
          <a:endParaRPr lang="zh-CN" altLang="en-US"/>
        </a:p>
      </dgm:t>
    </dgm:pt>
    <dgm:pt modelId="{51017B9E-6E9B-4EAD-9152-6AD56B23B3DE}" type="sibTrans" cxnId="{509B8C24-D160-4B3E-8158-E0491F11D739}">
      <dgm:prSet/>
      <dgm:spPr/>
      <dgm:t>
        <a:bodyPr/>
        <a:lstStyle/>
        <a:p>
          <a:endParaRPr lang="zh-CN" altLang="en-US"/>
        </a:p>
      </dgm:t>
    </dgm:pt>
    <dgm:pt modelId="{B963019A-6C66-42E0-8642-B319B1CD4146}">
      <dgm:prSet custT="1"/>
      <dgm:spPr/>
      <dgm:t>
        <a:bodyPr/>
        <a:lstStyle/>
        <a:p>
          <a:r>
            <a:rPr lang="zh-CN" altLang="en-US" sz="1100" b="0" i="0"/>
            <a:t>个性化问卷</a:t>
          </a:r>
        </a:p>
      </dgm:t>
    </dgm:pt>
    <dgm:pt modelId="{811E5DB7-02F7-4B25-8B73-B14DE69359D6}" type="parTrans" cxnId="{405F6583-4DE6-4A9D-B01C-06DD4F05ABA8}">
      <dgm:prSet/>
      <dgm:spPr/>
      <dgm:t>
        <a:bodyPr/>
        <a:lstStyle/>
        <a:p>
          <a:endParaRPr lang="zh-CN" altLang="en-US"/>
        </a:p>
      </dgm:t>
    </dgm:pt>
    <dgm:pt modelId="{7D164565-D1BF-4386-B111-CC3D78BE0EE7}" type="sibTrans" cxnId="{405F6583-4DE6-4A9D-B01C-06DD4F05ABA8}">
      <dgm:prSet/>
      <dgm:spPr/>
      <dgm:t>
        <a:bodyPr/>
        <a:lstStyle/>
        <a:p>
          <a:endParaRPr lang="zh-CN" altLang="en-US"/>
        </a:p>
      </dgm:t>
    </dgm:pt>
    <dgm:pt modelId="{2624B064-9F23-4696-95CA-E46537EEE165}">
      <dgm:prSet custT="1"/>
      <dgm:spPr/>
      <dgm:t>
        <a:bodyPr/>
        <a:lstStyle/>
        <a:p>
          <a:r>
            <a:rPr lang="af-ZA" sz="1100" b="0" i="0"/>
            <a:t>AI</a:t>
          </a:r>
          <a:r>
            <a:rPr lang="zh-CN" altLang="en-US" sz="1100" b="0" i="0"/>
            <a:t>匹配室友</a:t>
          </a:r>
        </a:p>
      </dgm:t>
    </dgm:pt>
    <dgm:pt modelId="{1369C561-DF6A-4498-A2FD-F96FCFA8BF0E}" type="parTrans" cxnId="{A1FBD298-3EF8-4582-BA1B-E03E11963D54}">
      <dgm:prSet/>
      <dgm:spPr/>
      <dgm:t>
        <a:bodyPr/>
        <a:lstStyle/>
        <a:p>
          <a:endParaRPr lang="zh-CN" altLang="en-US"/>
        </a:p>
      </dgm:t>
    </dgm:pt>
    <dgm:pt modelId="{991D0D8D-DC85-445D-A618-FED55668E1EB}" type="sibTrans" cxnId="{A1FBD298-3EF8-4582-BA1B-E03E11963D54}">
      <dgm:prSet/>
      <dgm:spPr/>
      <dgm:t>
        <a:bodyPr/>
        <a:lstStyle/>
        <a:p>
          <a:endParaRPr lang="zh-CN" altLang="en-US"/>
        </a:p>
      </dgm:t>
    </dgm:pt>
    <dgm:pt modelId="{E48E2C9C-30E8-41D1-9B22-F9C24A600373}">
      <dgm:prSet custT="1"/>
      <dgm:spPr/>
      <dgm:t>
        <a:bodyPr/>
        <a:lstStyle/>
        <a:p>
          <a:r>
            <a:rPr lang="zh-CN" altLang="en-US" sz="1050" b="0" i="0"/>
            <a:t>匿名交流</a:t>
          </a:r>
          <a:endParaRPr lang="en-US" altLang="zh-CN" sz="1050" b="0" i="0"/>
        </a:p>
        <a:p>
          <a:r>
            <a:rPr lang="zh-CN" altLang="en-US" sz="1050" b="0" i="0"/>
            <a:t>确认匹配</a:t>
          </a:r>
        </a:p>
      </dgm:t>
    </dgm:pt>
    <dgm:pt modelId="{3F0FAF02-CF37-4AEA-8941-F6F2CCB12BA9}" type="parTrans" cxnId="{FCB326F9-BBEF-43EA-A070-CA816979E93D}">
      <dgm:prSet/>
      <dgm:spPr/>
      <dgm:t>
        <a:bodyPr/>
        <a:lstStyle/>
        <a:p>
          <a:endParaRPr lang="zh-CN" altLang="en-US"/>
        </a:p>
      </dgm:t>
    </dgm:pt>
    <dgm:pt modelId="{8165559C-63AA-4D45-B6C5-D7046137A302}" type="sibTrans" cxnId="{FCB326F9-BBEF-43EA-A070-CA816979E93D}">
      <dgm:prSet/>
      <dgm:spPr/>
      <dgm:t>
        <a:bodyPr/>
        <a:lstStyle/>
        <a:p>
          <a:endParaRPr lang="zh-CN" altLang="en-US"/>
        </a:p>
      </dgm:t>
    </dgm:pt>
    <dgm:pt modelId="{0FCDCCBA-2F87-4830-A0D2-C10EA60629DC}">
      <dgm:prSet custT="1"/>
      <dgm:spPr/>
      <dgm:t>
        <a:bodyPr/>
        <a:lstStyle/>
        <a:p>
          <a:r>
            <a:rPr lang="zh-CN" altLang="en-US" sz="1300" b="0" i="0"/>
            <a:t>选择房源</a:t>
          </a:r>
        </a:p>
      </dgm:t>
    </dgm:pt>
    <dgm:pt modelId="{A68C5B23-CA53-4550-B5B4-379AE3E6359D}" type="parTrans" cxnId="{408C0D4A-1B51-4D22-948C-CA1CF24C7415}">
      <dgm:prSet/>
      <dgm:spPr/>
      <dgm:t>
        <a:bodyPr/>
        <a:lstStyle/>
        <a:p>
          <a:endParaRPr lang="zh-CN" altLang="en-US"/>
        </a:p>
      </dgm:t>
    </dgm:pt>
    <dgm:pt modelId="{1DA96CC1-B433-41B6-A825-818413A8F6E1}" type="sibTrans" cxnId="{408C0D4A-1B51-4D22-948C-CA1CF24C7415}">
      <dgm:prSet/>
      <dgm:spPr/>
      <dgm:t>
        <a:bodyPr/>
        <a:lstStyle/>
        <a:p>
          <a:endParaRPr lang="zh-CN" altLang="en-US"/>
        </a:p>
      </dgm:t>
    </dgm:pt>
    <dgm:pt modelId="{17AEDA67-9225-44ED-A242-EC2942C555E4}" type="pres">
      <dgm:prSet presAssocID="{EE48DD79-83F2-4CD0-AECB-EE059D1032B9}" presName="Name0" presStyleCnt="0">
        <dgm:presLayoutVars>
          <dgm:dir/>
          <dgm:resizeHandles val="exact"/>
        </dgm:presLayoutVars>
      </dgm:prSet>
      <dgm:spPr/>
    </dgm:pt>
    <dgm:pt modelId="{B33D4356-4780-4B89-A9DB-3F49B8E11B5B}" type="pres">
      <dgm:prSet presAssocID="{904BB041-6827-4EFA-B611-BA5167BC61BE}" presName="node" presStyleLbl="node1" presStyleIdx="0" presStyleCnt="5" custScaleX="70618" custScaleY="46653">
        <dgm:presLayoutVars>
          <dgm:bulletEnabled val="1"/>
        </dgm:presLayoutVars>
      </dgm:prSet>
      <dgm:spPr/>
    </dgm:pt>
    <dgm:pt modelId="{D2FCDB73-4309-4071-B1A5-95039ACFF8CE}" type="pres">
      <dgm:prSet presAssocID="{51017B9E-6E9B-4EAD-9152-6AD56B23B3DE}" presName="sibTrans" presStyleLbl="sibTrans2D1" presStyleIdx="0" presStyleCnt="4"/>
      <dgm:spPr/>
    </dgm:pt>
    <dgm:pt modelId="{4AE09C2A-874B-4A84-A9B3-F34363475CE9}" type="pres">
      <dgm:prSet presAssocID="{51017B9E-6E9B-4EAD-9152-6AD56B23B3DE}" presName="connectorText" presStyleLbl="sibTrans2D1" presStyleIdx="0" presStyleCnt="4"/>
      <dgm:spPr/>
    </dgm:pt>
    <dgm:pt modelId="{4471EA16-A4EA-4AA0-8793-0E876D967E82}" type="pres">
      <dgm:prSet presAssocID="{B963019A-6C66-42E0-8642-B319B1CD4146}" presName="node" presStyleLbl="node1" presStyleIdx="1" presStyleCnt="5" custScaleX="70618" custScaleY="46653">
        <dgm:presLayoutVars>
          <dgm:bulletEnabled val="1"/>
        </dgm:presLayoutVars>
      </dgm:prSet>
      <dgm:spPr/>
    </dgm:pt>
    <dgm:pt modelId="{FA838CD7-06B8-4E72-8391-0C7FCEC45561}" type="pres">
      <dgm:prSet presAssocID="{7D164565-D1BF-4386-B111-CC3D78BE0EE7}" presName="sibTrans" presStyleLbl="sibTrans2D1" presStyleIdx="1" presStyleCnt="4"/>
      <dgm:spPr/>
    </dgm:pt>
    <dgm:pt modelId="{01A3CE86-2ADE-4B27-9AC4-84EFDB8DFF9B}" type="pres">
      <dgm:prSet presAssocID="{7D164565-D1BF-4386-B111-CC3D78BE0EE7}" presName="connectorText" presStyleLbl="sibTrans2D1" presStyleIdx="1" presStyleCnt="4"/>
      <dgm:spPr/>
    </dgm:pt>
    <dgm:pt modelId="{6747A6E3-4D7E-4D59-98A6-73B8D0C29A0D}" type="pres">
      <dgm:prSet presAssocID="{2624B064-9F23-4696-95CA-E46537EEE165}" presName="node" presStyleLbl="node1" presStyleIdx="2" presStyleCnt="5" custScaleX="70618" custScaleY="46653">
        <dgm:presLayoutVars>
          <dgm:bulletEnabled val="1"/>
        </dgm:presLayoutVars>
      </dgm:prSet>
      <dgm:spPr/>
    </dgm:pt>
    <dgm:pt modelId="{65ADAECD-0691-454E-98E6-752697398946}" type="pres">
      <dgm:prSet presAssocID="{991D0D8D-DC85-445D-A618-FED55668E1EB}" presName="sibTrans" presStyleLbl="sibTrans2D1" presStyleIdx="2" presStyleCnt="4"/>
      <dgm:spPr/>
    </dgm:pt>
    <dgm:pt modelId="{BD60D792-AF78-4406-895C-79051709241F}" type="pres">
      <dgm:prSet presAssocID="{991D0D8D-DC85-445D-A618-FED55668E1EB}" presName="connectorText" presStyleLbl="sibTrans2D1" presStyleIdx="2" presStyleCnt="4"/>
      <dgm:spPr/>
    </dgm:pt>
    <dgm:pt modelId="{D813EA78-36A0-48E0-A78A-370191EFDE2A}" type="pres">
      <dgm:prSet presAssocID="{E48E2C9C-30E8-41D1-9B22-F9C24A600373}" presName="node" presStyleLbl="node1" presStyleIdx="3" presStyleCnt="5" custScaleX="70618" custScaleY="46653">
        <dgm:presLayoutVars>
          <dgm:bulletEnabled val="1"/>
        </dgm:presLayoutVars>
      </dgm:prSet>
      <dgm:spPr/>
    </dgm:pt>
    <dgm:pt modelId="{F8919A9D-0907-4D89-A9DF-DE47DF5C2572}" type="pres">
      <dgm:prSet presAssocID="{8165559C-63AA-4D45-B6C5-D7046137A302}" presName="sibTrans" presStyleLbl="sibTrans2D1" presStyleIdx="3" presStyleCnt="4"/>
      <dgm:spPr/>
    </dgm:pt>
    <dgm:pt modelId="{15FF4BDC-DB44-4EB0-B964-82EA2E4328F8}" type="pres">
      <dgm:prSet presAssocID="{8165559C-63AA-4D45-B6C5-D7046137A302}" presName="connectorText" presStyleLbl="sibTrans2D1" presStyleIdx="3" presStyleCnt="4"/>
      <dgm:spPr/>
    </dgm:pt>
    <dgm:pt modelId="{FB7AF305-4380-43F6-BFF8-64B0C4CEBD7A}" type="pres">
      <dgm:prSet presAssocID="{0FCDCCBA-2F87-4830-A0D2-C10EA60629DC}" presName="node" presStyleLbl="node1" presStyleIdx="4" presStyleCnt="5" custScaleX="70618" custScaleY="46653">
        <dgm:presLayoutVars>
          <dgm:bulletEnabled val="1"/>
        </dgm:presLayoutVars>
      </dgm:prSet>
      <dgm:spPr/>
    </dgm:pt>
  </dgm:ptLst>
  <dgm:cxnLst>
    <dgm:cxn modelId="{1A993105-104E-4ABB-903F-CE256C097B14}" type="presOf" srcId="{8165559C-63AA-4D45-B6C5-D7046137A302}" destId="{15FF4BDC-DB44-4EB0-B964-82EA2E4328F8}" srcOrd="1" destOrd="0" presId="urn:microsoft.com/office/officeart/2005/8/layout/process1"/>
    <dgm:cxn modelId="{E3357724-C0E1-41FC-BACE-4A91E0CAE906}" type="presOf" srcId="{991D0D8D-DC85-445D-A618-FED55668E1EB}" destId="{BD60D792-AF78-4406-895C-79051709241F}" srcOrd="1" destOrd="0" presId="urn:microsoft.com/office/officeart/2005/8/layout/process1"/>
    <dgm:cxn modelId="{509B8C24-D160-4B3E-8158-E0491F11D739}" srcId="{EE48DD79-83F2-4CD0-AECB-EE059D1032B9}" destId="{904BB041-6827-4EFA-B611-BA5167BC61BE}" srcOrd="0" destOrd="0" parTransId="{2A9E14DF-642C-4DD6-86DD-4A1B7C1A9192}" sibTransId="{51017B9E-6E9B-4EAD-9152-6AD56B23B3DE}"/>
    <dgm:cxn modelId="{13C52F29-A344-4F98-BCB7-D4A12E4D4D57}" type="presOf" srcId="{8165559C-63AA-4D45-B6C5-D7046137A302}" destId="{F8919A9D-0907-4D89-A9DF-DE47DF5C2572}" srcOrd="0" destOrd="0" presId="urn:microsoft.com/office/officeart/2005/8/layout/process1"/>
    <dgm:cxn modelId="{5BE8AE3A-201A-4FAA-A14E-F5FA33185AA4}" type="presOf" srcId="{51017B9E-6E9B-4EAD-9152-6AD56B23B3DE}" destId="{4AE09C2A-874B-4A84-A9B3-F34363475CE9}" srcOrd="1" destOrd="0" presId="urn:microsoft.com/office/officeart/2005/8/layout/process1"/>
    <dgm:cxn modelId="{4847AA5C-F06C-4564-B9B8-411A5F7B2AE4}" type="presOf" srcId="{B963019A-6C66-42E0-8642-B319B1CD4146}" destId="{4471EA16-A4EA-4AA0-8793-0E876D967E82}" srcOrd="0" destOrd="0" presId="urn:microsoft.com/office/officeart/2005/8/layout/process1"/>
    <dgm:cxn modelId="{7788BD47-0AA6-442A-8B6E-50B850949611}" type="presOf" srcId="{51017B9E-6E9B-4EAD-9152-6AD56B23B3DE}" destId="{D2FCDB73-4309-4071-B1A5-95039ACFF8CE}" srcOrd="0" destOrd="0" presId="urn:microsoft.com/office/officeart/2005/8/layout/process1"/>
    <dgm:cxn modelId="{408C0D4A-1B51-4D22-948C-CA1CF24C7415}" srcId="{EE48DD79-83F2-4CD0-AECB-EE059D1032B9}" destId="{0FCDCCBA-2F87-4830-A0D2-C10EA60629DC}" srcOrd="4" destOrd="0" parTransId="{A68C5B23-CA53-4550-B5B4-379AE3E6359D}" sibTransId="{1DA96CC1-B433-41B6-A825-818413A8F6E1}"/>
    <dgm:cxn modelId="{E85C3557-BDD4-46E6-898A-B86AFA2DB2E5}" type="presOf" srcId="{2624B064-9F23-4696-95CA-E46537EEE165}" destId="{6747A6E3-4D7E-4D59-98A6-73B8D0C29A0D}" srcOrd="0" destOrd="0" presId="urn:microsoft.com/office/officeart/2005/8/layout/process1"/>
    <dgm:cxn modelId="{23C3F87D-27DF-4C0B-83E8-247566498E7F}" type="presOf" srcId="{E48E2C9C-30E8-41D1-9B22-F9C24A600373}" destId="{D813EA78-36A0-48E0-A78A-370191EFDE2A}" srcOrd="0" destOrd="0" presId="urn:microsoft.com/office/officeart/2005/8/layout/process1"/>
    <dgm:cxn modelId="{405F6583-4DE6-4A9D-B01C-06DD4F05ABA8}" srcId="{EE48DD79-83F2-4CD0-AECB-EE059D1032B9}" destId="{B963019A-6C66-42E0-8642-B319B1CD4146}" srcOrd="1" destOrd="0" parTransId="{811E5DB7-02F7-4B25-8B73-B14DE69359D6}" sibTransId="{7D164565-D1BF-4386-B111-CC3D78BE0EE7}"/>
    <dgm:cxn modelId="{A1FBD298-3EF8-4582-BA1B-E03E11963D54}" srcId="{EE48DD79-83F2-4CD0-AECB-EE059D1032B9}" destId="{2624B064-9F23-4696-95CA-E46537EEE165}" srcOrd="2" destOrd="0" parTransId="{1369C561-DF6A-4498-A2FD-F96FCFA8BF0E}" sibTransId="{991D0D8D-DC85-445D-A618-FED55668E1EB}"/>
    <dgm:cxn modelId="{C11FC6D0-4026-48EA-A115-818512E82DEA}" type="presOf" srcId="{EE48DD79-83F2-4CD0-AECB-EE059D1032B9}" destId="{17AEDA67-9225-44ED-A242-EC2942C555E4}" srcOrd="0" destOrd="0" presId="urn:microsoft.com/office/officeart/2005/8/layout/process1"/>
    <dgm:cxn modelId="{DFE607E1-8257-47B7-AB5C-960A84C53D4A}" type="presOf" srcId="{7D164565-D1BF-4386-B111-CC3D78BE0EE7}" destId="{01A3CE86-2ADE-4B27-9AC4-84EFDB8DFF9B}" srcOrd="1" destOrd="0" presId="urn:microsoft.com/office/officeart/2005/8/layout/process1"/>
    <dgm:cxn modelId="{2DFE29EA-39EC-4E5F-A2E1-F12C7E373FFC}" type="presOf" srcId="{991D0D8D-DC85-445D-A618-FED55668E1EB}" destId="{65ADAECD-0691-454E-98E6-752697398946}" srcOrd="0" destOrd="0" presId="urn:microsoft.com/office/officeart/2005/8/layout/process1"/>
    <dgm:cxn modelId="{8DC593EB-464C-431F-BAE0-5A128503804D}" type="presOf" srcId="{904BB041-6827-4EFA-B611-BA5167BC61BE}" destId="{B33D4356-4780-4B89-A9DB-3F49B8E11B5B}" srcOrd="0" destOrd="0" presId="urn:microsoft.com/office/officeart/2005/8/layout/process1"/>
    <dgm:cxn modelId="{772C01ED-AFCC-49C8-ACC5-2E3DE82F4D98}" type="presOf" srcId="{7D164565-D1BF-4386-B111-CC3D78BE0EE7}" destId="{FA838CD7-06B8-4E72-8391-0C7FCEC45561}" srcOrd="0" destOrd="0" presId="urn:microsoft.com/office/officeart/2005/8/layout/process1"/>
    <dgm:cxn modelId="{8AB784EE-3C64-4CF1-8B14-78102B6EC8E1}" type="presOf" srcId="{0FCDCCBA-2F87-4830-A0D2-C10EA60629DC}" destId="{FB7AF305-4380-43F6-BFF8-64B0C4CEBD7A}" srcOrd="0" destOrd="0" presId="urn:microsoft.com/office/officeart/2005/8/layout/process1"/>
    <dgm:cxn modelId="{FCB326F9-BBEF-43EA-A070-CA816979E93D}" srcId="{EE48DD79-83F2-4CD0-AECB-EE059D1032B9}" destId="{E48E2C9C-30E8-41D1-9B22-F9C24A600373}" srcOrd="3" destOrd="0" parTransId="{3F0FAF02-CF37-4AEA-8941-F6F2CCB12BA9}" sibTransId="{8165559C-63AA-4D45-B6C5-D7046137A302}"/>
    <dgm:cxn modelId="{B7789E6E-890F-4ABF-899F-F55078E2EF00}" type="presParOf" srcId="{17AEDA67-9225-44ED-A242-EC2942C555E4}" destId="{B33D4356-4780-4B89-A9DB-3F49B8E11B5B}" srcOrd="0" destOrd="0" presId="urn:microsoft.com/office/officeart/2005/8/layout/process1"/>
    <dgm:cxn modelId="{D91C3D33-AAB6-4F5B-83FF-CDF94692C2A7}" type="presParOf" srcId="{17AEDA67-9225-44ED-A242-EC2942C555E4}" destId="{D2FCDB73-4309-4071-B1A5-95039ACFF8CE}" srcOrd="1" destOrd="0" presId="urn:microsoft.com/office/officeart/2005/8/layout/process1"/>
    <dgm:cxn modelId="{22D85CDA-138B-43A6-8AEF-30A05A80CD80}" type="presParOf" srcId="{D2FCDB73-4309-4071-B1A5-95039ACFF8CE}" destId="{4AE09C2A-874B-4A84-A9B3-F34363475CE9}" srcOrd="0" destOrd="0" presId="urn:microsoft.com/office/officeart/2005/8/layout/process1"/>
    <dgm:cxn modelId="{984C25C2-3EAE-4ADC-8C91-42971385F92F}" type="presParOf" srcId="{17AEDA67-9225-44ED-A242-EC2942C555E4}" destId="{4471EA16-A4EA-4AA0-8793-0E876D967E82}" srcOrd="2" destOrd="0" presId="urn:microsoft.com/office/officeart/2005/8/layout/process1"/>
    <dgm:cxn modelId="{E10456C8-39E6-4F87-8299-0D64127F2209}" type="presParOf" srcId="{17AEDA67-9225-44ED-A242-EC2942C555E4}" destId="{FA838CD7-06B8-4E72-8391-0C7FCEC45561}" srcOrd="3" destOrd="0" presId="urn:microsoft.com/office/officeart/2005/8/layout/process1"/>
    <dgm:cxn modelId="{D965496E-7F94-48D1-A43E-A36DB2E1B3C1}" type="presParOf" srcId="{FA838CD7-06B8-4E72-8391-0C7FCEC45561}" destId="{01A3CE86-2ADE-4B27-9AC4-84EFDB8DFF9B}" srcOrd="0" destOrd="0" presId="urn:microsoft.com/office/officeart/2005/8/layout/process1"/>
    <dgm:cxn modelId="{AD6224A6-0A33-4F3F-8E8C-564C57073E29}" type="presParOf" srcId="{17AEDA67-9225-44ED-A242-EC2942C555E4}" destId="{6747A6E3-4D7E-4D59-98A6-73B8D0C29A0D}" srcOrd="4" destOrd="0" presId="urn:microsoft.com/office/officeart/2005/8/layout/process1"/>
    <dgm:cxn modelId="{DC04F473-78B8-4EC6-AAFF-9F3D3929F750}" type="presParOf" srcId="{17AEDA67-9225-44ED-A242-EC2942C555E4}" destId="{65ADAECD-0691-454E-98E6-752697398946}" srcOrd="5" destOrd="0" presId="urn:microsoft.com/office/officeart/2005/8/layout/process1"/>
    <dgm:cxn modelId="{C3F35649-A05A-42EF-AC6E-37B3770B209C}" type="presParOf" srcId="{65ADAECD-0691-454E-98E6-752697398946}" destId="{BD60D792-AF78-4406-895C-79051709241F}" srcOrd="0" destOrd="0" presId="urn:microsoft.com/office/officeart/2005/8/layout/process1"/>
    <dgm:cxn modelId="{B6EBD43A-1B89-43D0-B44D-4A4B3DFF7B8C}" type="presParOf" srcId="{17AEDA67-9225-44ED-A242-EC2942C555E4}" destId="{D813EA78-36A0-48E0-A78A-370191EFDE2A}" srcOrd="6" destOrd="0" presId="urn:microsoft.com/office/officeart/2005/8/layout/process1"/>
    <dgm:cxn modelId="{587DEE75-5A44-4656-B034-51523085C12D}" type="presParOf" srcId="{17AEDA67-9225-44ED-A242-EC2942C555E4}" destId="{F8919A9D-0907-4D89-A9DF-DE47DF5C2572}" srcOrd="7" destOrd="0" presId="urn:microsoft.com/office/officeart/2005/8/layout/process1"/>
    <dgm:cxn modelId="{BF1806E4-36E7-48E5-8847-08BBB7D75F5D}" type="presParOf" srcId="{F8919A9D-0907-4D89-A9DF-DE47DF5C2572}" destId="{15FF4BDC-DB44-4EB0-B964-82EA2E4328F8}" srcOrd="0" destOrd="0" presId="urn:microsoft.com/office/officeart/2005/8/layout/process1"/>
    <dgm:cxn modelId="{83E90838-4391-4020-B88C-D64CE6EE7C2C}" type="presParOf" srcId="{17AEDA67-9225-44ED-A242-EC2942C555E4}" destId="{FB7AF305-4380-43F6-BFF8-64B0C4CEBD7A}"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91BEE1-91E5-4E92-86E6-DE5ACA38652D}" type="doc">
      <dgm:prSet loTypeId="urn:microsoft.com/office/officeart/2005/8/layout/hList1" loCatId="list" qsTypeId="urn:microsoft.com/office/officeart/2005/8/quickstyle/3d4" qsCatId="3D" csTypeId="urn:microsoft.com/office/officeart/2005/8/colors/accent1_2" csCatId="accent1" phldr="1"/>
      <dgm:spPr/>
      <dgm:t>
        <a:bodyPr/>
        <a:lstStyle/>
        <a:p>
          <a:endParaRPr lang="zh-CN" altLang="en-US"/>
        </a:p>
      </dgm:t>
    </dgm:pt>
    <dgm:pt modelId="{33171239-EA44-47FF-B6C3-612D632EA221}">
      <dgm:prSet phldrT="[文本]"/>
      <dgm:spPr/>
      <dgm:t>
        <a:bodyPr/>
        <a:lstStyle/>
        <a:p>
          <a:r>
            <a:rPr lang="zh-CN" altLang="en-US" b="1" i="0"/>
            <a:t>智能室友匹配</a:t>
          </a:r>
          <a:endParaRPr lang="zh-CN" altLang="en-US"/>
        </a:p>
      </dgm:t>
    </dgm:pt>
    <dgm:pt modelId="{B7A03A40-42DF-4168-B984-398BB942A7D4}" type="parTrans" cxnId="{036E98A6-4CD8-445A-9F4C-489FF70E9F54}">
      <dgm:prSet/>
      <dgm:spPr/>
      <dgm:t>
        <a:bodyPr/>
        <a:lstStyle/>
        <a:p>
          <a:endParaRPr lang="zh-CN" altLang="en-US"/>
        </a:p>
      </dgm:t>
    </dgm:pt>
    <dgm:pt modelId="{271F87B6-49A4-42FC-A6E7-3E5BFDCD45BE}" type="sibTrans" cxnId="{036E98A6-4CD8-445A-9F4C-489FF70E9F54}">
      <dgm:prSet/>
      <dgm:spPr/>
      <dgm:t>
        <a:bodyPr/>
        <a:lstStyle/>
        <a:p>
          <a:endParaRPr lang="zh-CN" altLang="en-US"/>
        </a:p>
      </dgm:t>
    </dgm:pt>
    <dgm:pt modelId="{33016142-3AFD-4AAC-B2DA-8A8A92B84A0D}">
      <dgm:prSet phldrT="[文本]" custT="1"/>
      <dgm:spPr/>
      <dgm:t>
        <a:bodyPr/>
        <a:lstStyle/>
        <a:p>
          <a:pPr algn="ctr"/>
          <a:r>
            <a:rPr lang="zh-CN" altLang="en-US" sz="1200" b="0" i="0">
              <a:latin typeface="仿宋" panose="02010609060101010101" pitchFamily="49" charset="-122"/>
              <a:ea typeface="仿宋" panose="02010609060101010101" pitchFamily="49" charset="-122"/>
            </a:rPr>
            <a:t>采用</a:t>
          </a:r>
          <a:r>
            <a:rPr lang="af-ZA" sz="1200" b="0" i="0">
              <a:latin typeface="仿宋" panose="02010609060101010101" pitchFamily="49" charset="-122"/>
              <a:ea typeface="仿宋" panose="02010609060101010101" pitchFamily="49" charset="-122"/>
            </a:rPr>
            <a:t>AI</a:t>
          </a:r>
          <a:r>
            <a:rPr lang="zh-CN" altLang="en-US" sz="1200" b="0" i="0">
              <a:latin typeface="仿宋" panose="02010609060101010101" pitchFamily="49" charset="-122"/>
              <a:ea typeface="仿宋" panose="02010609060101010101" pitchFamily="49" charset="-122"/>
            </a:rPr>
            <a:t>技术与大数据技术进行个性化评估与智能匹配，考虑用户的生活习惯、作息时间、兴趣爱好等多个因素，精准推荐最适合的室友人选</a:t>
          </a:r>
          <a:r>
            <a:rPr lang="zh-CN" altLang="en-US" sz="1200" b="0" i="0"/>
            <a:t>。</a:t>
          </a:r>
          <a:endParaRPr lang="zh-CN" altLang="en-US" sz="1200">
            <a:latin typeface="仿宋" panose="02010609060101010101" pitchFamily="49" charset="-122"/>
            <a:ea typeface="仿宋" panose="02010609060101010101" pitchFamily="49" charset="-122"/>
          </a:endParaRPr>
        </a:p>
      </dgm:t>
    </dgm:pt>
    <dgm:pt modelId="{21B0DB78-9F16-407B-9DAD-70E7C3E16D55}" type="parTrans" cxnId="{50227C37-A379-466B-98BF-99D3B4E2A893}">
      <dgm:prSet/>
      <dgm:spPr/>
      <dgm:t>
        <a:bodyPr/>
        <a:lstStyle/>
        <a:p>
          <a:endParaRPr lang="zh-CN" altLang="en-US"/>
        </a:p>
      </dgm:t>
    </dgm:pt>
    <dgm:pt modelId="{CD87F7FF-F9FA-45E2-B7CF-C1325301C586}" type="sibTrans" cxnId="{50227C37-A379-466B-98BF-99D3B4E2A893}">
      <dgm:prSet/>
      <dgm:spPr/>
      <dgm:t>
        <a:bodyPr/>
        <a:lstStyle/>
        <a:p>
          <a:endParaRPr lang="zh-CN" altLang="en-US"/>
        </a:p>
      </dgm:t>
    </dgm:pt>
    <dgm:pt modelId="{31670C27-F896-49C6-8A43-5F8C181A69C8}">
      <dgm:prSet phldrT="[文本]"/>
      <dgm:spPr/>
      <dgm:t>
        <a:bodyPr/>
        <a:lstStyle/>
        <a:p>
          <a:r>
            <a:rPr lang="zh-CN" altLang="en-US" b="1" i="0"/>
            <a:t>安全防护机制</a:t>
          </a:r>
          <a:endParaRPr lang="zh-CN" altLang="en-US"/>
        </a:p>
      </dgm:t>
    </dgm:pt>
    <dgm:pt modelId="{1E0C212C-5FB3-405E-84E2-AADAE2DFB5DC}" type="parTrans" cxnId="{2FC6B193-773B-4B7E-8B24-ACF5C93C57C5}">
      <dgm:prSet/>
      <dgm:spPr/>
      <dgm:t>
        <a:bodyPr/>
        <a:lstStyle/>
        <a:p>
          <a:endParaRPr lang="zh-CN" altLang="en-US"/>
        </a:p>
      </dgm:t>
    </dgm:pt>
    <dgm:pt modelId="{418F6EA4-5AD0-46B9-A21C-E3E59C0B50CE}" type="sibTrans" cxnId="{2FC6B193-773B-4B7E-8B24-ACF5C93C57C5}">
      <dgm:prSet/>
      <dgm:spPr/>
      <dgm:t>
        <a:bodyPr/>
        <a:lstStyle/>
        <a:p>
          <a:endParaRPr lang="zh-CN" altLang="en-US"/>
        </a:p>
      </dgm:t>
    </dgm:pt>
    <dgm:pt modelId="{EE26D863-BEA9-4966-9B76-D1BF16E1B9CC}">
      <dgm:prSet phldrT="[文本]" custT="1"/>
      <dgm:spPr/>
      <dgm:t>
        <a:bodyPr/>
        <a:lstStyle/>
        <a:p>
          <a:pPr algn="l"/>
          <a:r>
            <a:rPr lang="zh-CN" altLang="en-US" sz="1200" b="0" i="0">
              <a:latin typeface="仿宋" panose="02010609060101010101" pitchFamily="49" charset="-122"/>
              <a:ea typeface="仿宋" panose="02010609060101010101" pitchFamily="49" charset="-122"/>
            </a:rPr>
            <a:t>建立完善的认证机制。房东与租客需要进行实名认证。同时，房东提供完整的房产证明与视频证据。为用户打造真实可信的租房环境。</a:t>
          </a:r>
          <a:endParaRPr lang="zh-CN" altLang="en-US" sz="1200">
            <a:latin typeface="仿宋" panose="02010609060101010101" pitchFamily="49" charset="-122"/>
            <a:ea typeface="仿宋" panose="02010609060101010101" pitchFamily="49" charset="-122"/>
          </a:endParaRPr>
        </a:p>
      </dgm:t>
    </dgm:pt>
    <dgm:pt modelId="{4A6766EC-B01A-40C9-8D15-DE786C4661E8}" type="parTrans" cxnId="{55B2D53E-520D-44D9-8E92-B6B81E33826C}">
      <dgm:prSet/>
      <dgm:spPr/>
      <dgm:t>
        <a:bodyPr/>
        <a:lstStyle/>
        <a:p>
          <a:endParaRPr lang="zh-CN" altLang="en-US"/>
        </a:p>
      </dgm:t>
    </dgm:pt>
    <dgm:pt modelId="{E03D0A3C-0413-4685-904F-AFE1F78413E0}" type="sibTrans" cxnId="{55B2D53E-520D-44D9-8E92-B6B81E33826C}">
      <dgm:prSet/>
      <dgm:spPr/>
      <dgm:t>
        <a:bodyPr/>
        <a:lstStyle/>
        <a:p>
          <a:endParaRPr lang="zh-CN" altLang="en-US"/>
        </a:p>
      </dgm:t>
    </dgm:pt>
    <dgm:pt modelId="{CAE8E7E5-C08D-4AC2-A0CE-B957010FDDB9}">
      <dgm:prSet phldrT="[文本]"/>
      <dgm:spPr/>
      <dgm:t>
        <a:bodyPr/>
        <a:lstStyle/>
        <a:p>
          <a:r>
            <a:rPr lang="zh-CN" altLang="en-US" b="1" i="0"/>
            <a:t>交友沟通功能</a:t>
          </a:r>
          <a:endParaRPr lang="zh-CN" altLang="en-US"/>
        </a:p>
      </dgm:t>
    </dgm:pt>
    <dgm:pt modelId="{D0191E59-6158-470D-977B-2E63034A6550}" type="parTrans" cxnId="{0011BABC-1E79-4AAD-956D-2717B614A6E6}">
      <dgm:prSet/>
      <dgm:spPr/>
      <dgm:t>
        <a:bodyPr/>
        <a:lstStyle/>
        <a:p>
          <a:endParaRPr lang="zh-CN" altLang="en-US"/>
        </a:p>
      </dgm:t>
    </dgm:pt>
    <dgm:pt modelId="{840822F3-7DCB-4C12-B695-B679C5141315}" type="sibTrans" cxnId="{0011BABC-1E79-4AAD-956D-2717B614A6E6}">
      <dgm:prSet/>
      <dgm:spPr/>
      <dgm:t>
        <a:bodyPr/>
        <a:lstStyle/>
        <a:p>
          <a:endParaRPr lang="zh-CN" altLang="en-US"/>
        </a:p>
      </dgm:t>
    </dgm:pt>
    <dgm:pt modelId="{3ED955CE-FF44-47A0-9CA6-5B23262A3711}">
      <dgm:prSet phldrT="[文本]" custT="1"/>
      <dgm:spPr/>
      <dgm:t>
        <a:bodyPr/>
        <a:lstStyle/>
        <a:p>
          <a:pPr algn="l"/>
          <a:r>
            <a:rPr lang="zh-CN" altLang="en-US" sz="1200" b="0" i="0">
              <a:latin typeface="仿宋" panose="02010609060101010101" pitchFamily="49" charset="-122"/>
              <a:ea typeface="仿宋" panose="02010609060101010101" pitchFamily="49" charset="-122"/>
            </a:rPr>
            <a:t>开发了匿名交流平台，让用户在展示真实身份之前可以充分了解潜在室友，建立信任关系。</a:t>
          </a:r>
          <a:endParaRPr lang="zh-CN" altLang="en-US" sz="1200">
            <a:latin typeface="仿宋" panose="02010609060101010101" pitchFamily="49" charset="-122"/>
            <a:ea typeface="仿宋" panose="02010609060101010101" pitchFamily="49" charset="-122"/>
          </a:endParaRPr>
        </a:p>
      </dgm:t>
    </dgm:pt>
    <dgm:pt modelId="{A5EE7E1A-0CBD-43FE-8BE0-A574AD5D034F}" type="parTrans" cxnId="{3F42E977-BC11-4466-825F-A630049BC383}">
      <dgm:prSet/>
      <dgm:spPr/>
      <dgm:t>
        <a:bodyPr/>
        <a:lstStyle/>
        <a:p>
          <a:endParaRPr lang="zh-CN" altLang="en-US"/>
        </a:p>
      </dgm:t>
    </dgm:pt>
    <dgm:pt modelId="{02554634-5C85-4927-8D6A-546CC358ECB1}" type="sibTrans" cxnId="{3F42E977-BC11-4466-825F-A630049BC383}">
      <dgm:prSet/>
      <dgm:spPr/>
      <dgm:t>
        <a:bodyPr/>
        <a:lstStyle/>
        <a:p>
          <a:endParaRPr lang="zh-CN" altLang="en-US"/>
        </a:p>
      </dgm:t>
    </dgm:pt>
    <dgm:pt modelId="{8CE98211-1D98-445D-A6EA-80EB07C92439}">
      <dgm:prSet phldrT="[文本]" custT="1"/>
      <dgm:spPr/>
      <dgm:t>
        <a:bodyPr/>
        <a:lstStyle/>
        <a:p>
          <a:pPr algn="l"/>
          <a:r>
            <a:rPr lang="zh-CN" altLang="en-US" sz="1200">
              <a:latin typeface="仿宋" panose="02010609060101010101" pitchFamily="49" charset="-122"/>
              <a:ea typeface="仿宋" panose="02010609060101010101" pitchFamily="49" charset="-122"/>
            </a:rPr>
            <a:t>如果匹配的其中一方在匿名交流中并不满意，可以选择重新匹配。</a:t>
          </a:r>
        </a:p>
      </dgm:t>
    </dgm:pt>
    <dgm:pt modelId="{07D98C72-9F3B-4CAA-B515-943B8041B3CF}" type="parTrans" cxnId="{3D586A19-AFC9-4451-9FED-58D14D32E549}">
      <dgm:prSet/>
      <dgm:spPr/>
      <dgm:t>
        <a:bodyPr/>
        <a:lstStyle/>
        <a:p>
          <a:endParaRPr lang="zh-CN" altLang="en-US"/>
        </a:p>
      </dgm:t>
    </dgm:pt>
    <dgm:pt modelId="{DFC4EB5E-0E7C-4EEF-83C5-C5307332619A}" type="sibTrans" cxnId="{3D586A19-AFC9-4451-9FED-58D14D32E549}">
      <dgm:prSet/>
      <dgm:spPr/>
      <dgm:t>
        <a:bodyPr/>
        <a:lstStyle/>
        <a:p>
          <a:endParaRPr lang="zh-CN" altLang="en-US"/>
        </a:p>
      </dgm:t>
    </dgm:pt>
    <dgm:pt modelId="{682E8048-73BA-48FE-96B1-2A03CF323147}">
      <dgm:prSet phldrT="[文本]" custT="1"/>
      <dgm:spPr/>
      <dgm:t>
        <a:bodyPr/>
        <a:lstStyle/>
        <a:p>
          <a:pPr algn="ctr"/>
          <a:r>
            <a:rPr lang="zh-CN" altLang="en-US" sz="1400" b="1">
              <a:latin typeface="+mn-ea"/>
              <a:ea typeface="+mn-ea"/>
            </a:rPr>
            <a:t>房源优化整合</a:t>
          </a:r>
        </a:p>
      </dgm:t>
    </dgm:pt>
    <dgm:pt modelId="{936B5F31-9878-4525-A8CC-590041D30E6F}" type="parTrans" cxnId="{CF927F66-87E4-49BF-8B57-EDCCE1E7E6AF}">
      <dgm:prSet/>
      <dgm:spPr/>
      <dgm:t>
        <a:bodyPr/>
        <a:lstStyle/>
        <a:p>
          <a:endParaRPr lang="zh-CN" altLang="en-US"/>
        </a:p>
      </dgm:t>
    </dgm:pt>
    <dgm:pt modelId="{CE7F8C25-DDC8-4A29-8AAB-28919EFD840E}" type="sibTrans" cxnId="{CF927F66-87E4-49BF-8B57-EDCCE1E7E6AF}">
      <dgm:prSet/>
      <dgm:spPr/>
      <dgm:t>
        <a:bodyPr/>
        <a:lstStyle/>
        <a:p>
          <a:endParaRPr lang="zh-CN" altLang="en-US"/>
        </a:p>
      </dgm:t>
    </dgm:pt>
    <dgm:pt modelId="{449A6436-F113-4A56-9F77-1812AA707975}">
      <dgm:prSet phldrT="[文本]" custT="1"/>
      <dgm:spPr/>
      <dgm:t>
        <a:bodyPr/>
        <a:lstStyle/>
        <a:p>
          <a:pPr algn="l"/>
          <a:r>
            <a:rPr lang="zh-CN" altLang="en-US" sz="1200">
              <a:latin typeface="仿宋" panose="02010609060101010101" pitchFamily="49" charset="-122"/>
              <a:ea typeface="仿宋" panose="02010609060101010101" pitchFamily="49" charset="-122"/>
            </a:rPr>
            <a:t>精准投放在地理位置、租金价格等维度上符合用户画像及要求的房源信息。</a:t>
          </a:r>
        </a:p>
      </dgm:t>
    </dgm:pt>
    <dgm:pt modelId="{38DFAFBF-7175-4496-B1FB-7DE9E356C6D0}" type="parTrans" cxnId="{5BF2C420-6B83-4B95-BEE7-5394F522F689}">
      <dgm:prSet/>
      <dgm:spPr/>
      <dgm:t>
        <a:bodyPr/>
        <a:lstStyle/>
        <a:p>
          <a:endParaRPr lang="zh-CN" altLang="en-US"/>
        </a:p>
      </dgm:t>
    </dgm:pt>
    <dgm:pt modelId="{536D136B-2BE6-4209-BE52-3215EE0F6A94}" type="sibTrans" cxnId="{5BF2C420-6B83-4B95-BEE7-5394F522F689}">
      <dgm:prSet/>
      <dgm:spPr/>
      <dgm:t>
        <a:bodyPr/>
        <a:lstStyle/>
        <a:p>
          <a:endParaRPr lang="zh-CN" altLang="en-US"/>
        </a:p>
      </dgm:t>
    </dgm:pt>
    <dgm:pt modelId="{4A27D949-B1DF-4DBC-BEE8-39074C61B357}">
      <dgm:prSet phldrT="[文本]" custT="1"/>
      <dgm:spPr/>
      <dgm:t>
        <a:bodyPr/>
        <a:lstStyle/>
        <a:p>
          <a:pPr algn="l"/>
          <a:r>
            <a:rPr lang="zh-CN" altLang="en-US" sz="1200">
              <a:latin typeface="仿宋" panose="02010609060101010101" pitchFamily="49" charset="-122"/>
              <a:ea typeface="仿宋" panose="02010609060101010101" pitchFamily="49" charset="-122"/>
            </a:rPr>
            <a:t>配备个性化搜索、筛选等功能，提供通勤时间、附近配套设施等扩展信息，提升用户选房决策效率。</a:t>
          </a:r>
        </a:p>
      </dgm:t>
    </dgm:pt>
    <dgm:pt modelId="{93716431-25FB-405E-A45F-E12232ED2C0C}" type="parTrans" cxnId="{81E4A602-AC35-4B63-AD24-C8F7668BCA79}">
      <dgm:prSet/>
      <dgm:spPr/>
      <dgm:t>
        <a:bodyPr/>
        <a:lstStyle/>
        <a:p>
          <a:endParaRPr lang="zh-CN" altLang="en-US"/>
        </a:p>
      </dgm:t>
    </dgm:pt>
    <dgm:pt modelId="{54D99517-E3EF-41D8-86FD-CE198EF2378B}" type="sibTrans" cxnId="{81E4A602-AC35-4B63-AD24-C8F7668BCA79}">
      <dgm:prSet/>
      <dgm:spPr/>
      <dgm:t>
        <a:bodyPr/>
        <a:lstStyle/>
        <a:p>
          <a:endParaRPr lang="zh-CN" altLang="en-US"/>
        </a:p>
      </dgm:t>
    </dgm:pt>
    <dgm:pt modelId="{446C42A9-F98A-4225-942F-55AE9166EAB6}" type="pres">
      <dgm:prSet presAssocID="{5491BEE1-91E5-4E92-86E6-DE5ACA38652D}" presName="Name0" presStyleCnt="0">
        <dgm:presLayoutVars>
          <dgm:dir/>
          <dgm:animLvl val="lvl"/>
          <dgm:resizeHandles val="exact"/>
        </dgm:presLayoutVars>
      </dgm:prSet>
      <dgm:spPr/>
    </dgm:pt>
    <dgm:pt modelId="{334BD2B2-EE4C-47A7-89A2-5846ACB9EA78}" type="pres">
      <dgm:prSet presAssocID="{33171239-EA44-47FF-B6C3-612D632EA221}" presName="composite" presStyleCnt="0"/>
      <dgm:spPr/>
    </dgm:pt>
    <dgm:pt modelId="{E71BBF1F-8396-48AA-A98E-D85BDCB903A8}" type="pres">
      <dgm:prSet presAssocID="{33171239-EA44-47FF-B6C3-612D632EA221}" presName="parTx" presStyleLbl="alignNode1" presStyleIdx="0" presStyleCnt="4">
        <dgm:presLayoutVars>
          <dgm:chMax val="0"/>
          <dgm:chPref val="0"/>
          <dgm:bulletEnabled val="1"/>
        </dgm:presLayoutVars>
      </dgm:prSet>
      <dgm:spPr/>
    </dgm:pt>
    <dgm:pt modelId="{43816CA9-7CE7-490E-A70D-62D3EC459A53}" type="pres">
      <dgm:prSet presAssocID="{33171239-EA44-47FF-B6C3-612D632EA221}" presName="desTx" presStyleLbl="alignAccFollowNode1" presStyleIdx="0" presStyleCnt="4">
        <dgm:presLayoutVars>
          <dgm:bulletEnabled val="1"/>
        </dgm:presLayoutVars>
      </dgm:prSet>
      <dgm:spPr/>
    </dgm:pt>
    <dgm:pt modelId="{8ED5A99A-E392-4D00-9859-C4C25D614066}" type="pres">
      <dgm:prSet presAssocID="{271F87B6-49A4-42FC-A6E7-3E5BFDCD45BE}" presName="space" presStyleCnt="0"/>
      <dgm:spPr/>
    </dgm:pt>
    <dgm:pt modelId="{26A6365B-E693-4C54-9B70-C580868E0CE8}" type="pres">
      <dgm:prSet presAssocID="{31670C27-F896-49C6-8A43-5F8C181A69C8}" presName="composite" presStyleCnt="0"/>
      <dgm:spPr/>
    </dgm:pt>
    <dgm:pt modelId="{77F62F1B-D5FD-4DE1-8113-DA7F1B18833E}" type="pres">
      <dgm:prSet presAssocID="{31670C27-F896-49C6-8A43-5F8C181A69C8}" presName="parTx" presStyleLbl="alignNode1" presStyleIdx="1" presStyleCnt="4">
        <dgm:presLayoutVars>
          <dgm:chMax val="0"/>
          <dgm:chPref val="0"/>
          <dgm:bulletEnabled val="1"/>
        </dgm:presLayoutVars>
      </dgm:prSet>
      <dgm:spPr/>
    </dgm:pt>
    <dgm:pt modelId="{A3B75BBD-1E7B-4BE9-87D5-F3312392E7D7}" type="pres">
      <dgm:prSet presAssocID="{31670C27-F896-49C6-8A43-5F8C181A69C8}" presName="desTx" presStyleLbl="alignAccFollowNode1" presStyleIdx="1" presStyleCnt="4">
        <dgm:presLayoutVars>
          <dgm:bulletEnabled val="1"/>
        </dgm:presLayoutVars>
      </dgm:prSet>
      <dgm:spPr/>
    </dgm:pt>
    <dgm:pt modelId="{084057C6-4040-43FB-8428-4E28A90DE0BC}" type="pres">
      <dgm:prSet presAssocID="{418F6EA4-5AD0-46B9-A21C-E3E59C0B50CE}" presName="space" presStyleCnt="0"/>
      <dgm:spPr/>
    </dgm:pt>
    <dgm:pt modelId="{E8003F7F-0085-4030-B89C-6CB0C7B21DA8}" type="pres">
      <dgm:prSet presAssocID="{CAE8E7E5-C08D-4AC2-A0CE-B957010FDDB9}" presName="composite" presStyleCnt="0"/>
      <dgm:spPr/>
    </dgm:pt>
    <dgm:pt modelId="{143408A5-D3A7-4DD4-AEEC-FFB205447E7D}" type="pres">
      <dgm:prSet presAssocID="{CAE8E7E5-C08D-4AC2-A0CE-B957010FDDB9}" presName="parTx" presStyleLbl="alignNode1" presStyleIdx="2" presStyleCnt="4">
        <dgm:presLayoutVars>
          <dgm:chMax val="0"/>
          <dgm:chPref val="0"/>
          <dgm:bulletEnabled val="1"/>
        </dgm:presLayoutVars>
      </dgm:prSet>
      <dgm:spPr/>
    </dgm:pt>
    <dgm:pt modelId="{6893E24E-E337-4D5A-8300-2806398AF041}" type="pres">
      <dgm:prSet presAssocID="{CAE8E7E5-C08D-4AC2-A0CE-B957010FDDB9}" presName="desTx" presStyleLbl="alignAccFollowNode1" presStyleIdx="2" presStyleCnt="4">
        <dgm:presLayoutVars>
          <dgm:bulletEnabled val="1"/>
        </dgm:presLayoutVars>
      </dgm:prSet>
      <dgm:spPr/>
    </dgm:pt>
    <dgm:pt modelId="{FC053F26-F3B2-4F16-A609-AAA98EB7C9BF}" type="pres">
      <dgm:prSet presAssocID="{840822F3-7DCB-4C12-B695-B679C5141315}" presName="space" presStyleCnt="0"/>
      <dgm:spPr/>
    </dgm:pt>
    <dgm:pt modelId="{5F08E67C-4EB7-4FF7-94A5-1B9A7126290E}" type="pres">
      <dgm:prSet presAssocID="{682E8048-73BA-48FE-96B1-2A03CF323147}" presName="composite" presStyleCnt="0"/>
      <dgm:spPr/>
    </dgm:pt>
    <dgm:pt modelId="{D2B92F01-FB56-40C2-87B2-66D7729DFADD}" type="pres">
      <dgm:prSet presAssocID="{682E8048-73BA-48FE-96B1-2A03CF323147}" presName="parTx" presStyleLbl="alignNode1" presStyleIdx="3" presStyleCnt="4">
        <dgm:presLayoutVars>
          <dgm:chMax val="0"/>
          <dgm:chPref val="0"/>
          <dgm:bulletEnabled val="1"/>
        </dgm:presLayoutVars>
      </dgm:prSet>
      <dgm:spPr/>
    </dgm:pt>
    <dgm:pt modelId="{836710C8-C58A-43DB-AEC5-417B65A78D9A}" type="pres">
      <dgm:prSet presAssocID="{682E8048-73BA-48FE-96B1-2A03CF323147}" presName="desTx" presStyleLbl="alignAccFollowNode1" presStyleIdx="3" presStyleCnt="4">
        <dgm:presLayoutVars>
          <dgm:bulletEnabled val="1"/>
        </dgm:presLayoutVars>
      </dgm:prSet>
      <dgm:spPr/>
    </dgm:pt>
  </dgm:ptLst>
  <dgm:cxnLst>
    <dgm:cxn modelId="{81E4A602-AC35-4B63-AD24-C8F7668BCA79}" srcId="{682E8048-73BA-48FE-96B1-2A03CF323147}" destId="{4A27D949-B1DF-4DBC-BEE8-39074C61B357}" srcOrd="1" destOrd="0" parTransId="{93716431-25FB-405E-A45F-E12232ED2C0C}" sibTransId="{54D99517-E3EF-41D8-86FD-CE198EF2378B}"/>
    <dgm:cxn modelId="{3D586A19-AFC9-4451-9FED-58D14D32E549}" srcId="{CAE8E7E5-C08D-4AC2-A0CE-B957010FDDB9}" destId="{8CE98211-1D98-445D-A6EA-80EB07C92439}" srcOrd="1" destOrd="0" parTransId="{07D98C72-9F3B-4CAA-B515-943B8041B3CF}" sibTransId="{DFC4EB5E-0E7C-4EEF-83C5-C5307332619A}"/>
    <dgm:cxn modelId="{362E6C1B-311E-4703-8DC6-0AFA2C65A0F0}" type="presOf" srcId="{8CE98211-1D98-445D-A6EA-80EB07C92439}" destId="{6893E24E-E337-4D5A-8300-2806398AF041}" srcOrd="0" destOrd="1" presId="urn:microsoft.com/office/officeart/2005/8/layout/hList1"/>
    <dgm:cxn modelId="{5BF2C420-6B83-4B95-BEE7-5394F522F689}" srcId="{682E8048-73BA-48FE-96B1-2A03CF323147}" destId="{449A6436-F113-4A56-9F77-1812AA707975}" srcOrd="0" destOrd="0" parTransId="{38DFAFBF-7175-4496-B1FB-7DE9E356C6D0}" sibTransId="{536D136B-2BE6-4209-BE52-3215EE0F6A94}"/>
    <dgm:cxn modelId="{B4BFF72D-374C-4719-9D94-7DCAFC2E3C48}" type="presOf" srcId="{31670C27-F896-49C6-8A43-5F8C181A69C8}" destId="{77F62F1B-D5FD-4DE1-8113-DA7F1B18833E}" srcOrd="0" destOrd="0" presId="urn:microsoft.com/office/officeart/2005/8/layout/hList1"/>
    <dgm:cxn modelId="{50227C37-A379-466B-98BF-99D3B4E2A893}" srcId="{33171239-EA44-47FF-B6C3-612D632EA221}" destId="{33016142-3AFD-4AAC-B2DA-8A8A92B84A0D}" srcOrd="0" destOrd="0" parTransId="{21B0DB78-9F16-407B-9DAD-70E7C3E16D55}" sibTransId="{CD87F7FF-F9FA-45E2-B7CF-C1325301C586}"/>
    <dgm:cxn modelId="{55B2D53E-520D-44D9-8E92-B6B81E33826C}" srcId="{31670C27-F896-49C6-8A43-5F8C181A69C8}" destId="{EE26D863-BEA9-4966-9B76-D1BF16E1B9CC}" srcOrd="0" destOrd="0" parTransId="{4A6766EC-B01A-40C9-8D15-DE786C4661E8}" sibTransId="{E03D0A3C-0413-4685-904F-AFE1F78413E0}"/>
    <dgm:cxn modelId="{9DACE15B-2555-4408-B52C-EEC110A2EA1F}" type="presOf" srcId="{EE26D863-BEA9-4966-9B76-D1BF16E1B9CC}" destId="{A3B75BBD-1E7B-4BE9-87D5-F3312392E7D7}" srcOrd="0" destOrd="0" presId="urn:microsoft.com/office/officeart/2005/8/layout/hList1"/>
    <dgm:cxn modelId="{31757C60-CCB1-4509-B904-8D725BB1F28B}" type="presOf" srcId="{33016142-3AFD-4AAC-B2DA-8A8A92B84A0D}" destId="{43816CA9-7CE7-490E-A70D-62D3EC459A53}" srcOrd="0" destOrd="0" presId="urn:microsoft.com/office/officeart/2005/8/layout/hList1"/>
    <dgm:cxn modelId="{2399CA61-AEE5-49E5-898F-354AFD835D4C}" type="presOf" srcId="{33171239-EA44-47FF-B6C3-612D632EA221}" destId="{E71BBF1F-8396-48AA-A98E-D85BDCB903A8}" srcOrd="0" destOrd="0" presId="urn:microsoft.com/office/officeart/2005/8/layout/hList1"/>
    <dgm:cxn modelId="{CF927F66-87E4-49BF-8B57-EDCCE1E7E6AF}" srcId="{5491BEE1-91E5-4E92-86E6-DE5ACA38652D}" destId="{682E8048-73BA-48FE-96B1-2A03CF323147}" srcOrd="3" destOrd="0" parTransId="{936B5F31-9878-4525-A8CC-590041D30E6F}" sibTransId="{CE7F8C25-DDC8-4A29-8AAB-28919EFD840E}"/>
    <dgm:cxn modelId="{C54F514B-007C-42EC-BC2B-B6B171FB4D3F}" type="presOf" srcId="{4A27D949-B1DF-4DBC-BEE8-39074C61B357}" destId="{836710C8-C58A-43DB-AEC5-417B65A78D9A}" srcOrd="0" destOrd="1" presId="urn:microsoft.com/office/officeart/2005/8/layout/hList1"/>
    <dgm:cxn modelId="{2283196D-091B-4471-A26E-D59C2AB6143F}" type="presOf" srcId="{449A6436-F113-4A56-9F77-1812AA707975}" destId="{836710C8-C58A-43DB-AEC5-417B65A78D9A}" srcOrd="0" destOrd="0" presId="urn:microsoft.com/office/officeart/2005/8/layout/hList1"/>
    <dgm:cxn modelId="{3F42E977-BC11-4466-825F-A630049BC383}" srcId="{CAE8E7E5-C08D-4AC2-A0CE-B957010FDDB9}" destId="{3ED955CE-FF44-47A0-9CA6-5B23262A3711}" srcOrd="0" destOrd="0" parTransId="{A5EE7E1A-0CBD-43FE-8BE0-A574AD5D034F}" sibTransId="{02554634-5C85-4927-8D6A-546CC358ECB1}"/>
    <dgm:cxn modelId="{2FC6B193-773B-4B7E-8B24-ACF5C93C57C5}" srcId="{5491BEE1-91E5-4E92-86E6-DE5ACA38652D}" destId="{31670C27-F896-49C6-8A43-5F8C181A69C8}" srcOrd="1" destOrd="0" parTransId="{1E0C212C-5FB3-405E-84E2-AADAE2DFB5DC}" sibTransId="{418F6EA4-5AD0-46B9-A21C-E3E59C0B50CE}"/>
    <dgm:cxn modelId="{036E98A6-4CD8-445A-9F4C-489FF70E9F54}" srcId="{5491BEE1-91E5-4E92-86E6-DE5ACA38652D}" destId="{33171239-EA44-47FF-B6C3-612D632EA221}" srcOrd="0" destOrd="0" parTransId="{B7A03A40-42DF-4168-B984-398BB942A7D4}" sibTransId="{271F87B6-49A4-42FC-A6E7-3E5BFDCD45BE}"/>
    <dgm:cxn modelId="{C8E218A8-BB6A-4984-835A-41D2397CBC51}" type="presOf" srcId="{CAE8E7E5-C08D-4AC2-A0CE-B957010FDDB9}" destId="{143408A5-D3A7-4DD4-AEEC-FFB205447E7D}" srcOrd="0" destOrd="0" presId="urn:microsoft.com/office/officeart/2005/8/layout/hList1"/>
    <dgm:cxn modelId="{0011BABC-1E79-4AAD-956D-2717B614A6E6}" srcId="{5491BEE1-91E5-4E92-86E6-DE5ACA38652D}" destId="{CAE8E7E5-C08D-4AC2-A0CE-B957010FDDB9}" srcOrd="2" destOrd="0" parTransId="{D0191E59-6158-470D-977B-2E63034A6550}" sibTransId="{840822F3-7DCB-4C12-B695-B679C5141315}"/>
    <dgm:cxn modelId="{EB32D8BF-C467-45F4-B6A0-9EEF6C367F94}" type="presOf" srcId="{5491BEE1-91E5-4E92-86E6-DE5ACA38652D}" destId="{446C42A9-F98A-4225-942F-55AE9166EAB6}" srcOrd="0" destOrd="0" presId="urn:microsoft.com/office/officeart/2005/8/layout/hList1"/>
    <dgm:cxn modelId="{1BC8A9E0-F765-47F2-A142-35B845ECAEA0}" type="presOf" srcId="{682E8048-73BA-48FE-96B1-2A03CF323147}" destId="{D2B92F01-FB56-40C2-87B2-66D7729DFADD}" srcOrd="0" destOrd="0" presId="urn:microsoft.com/office/officeart/2005/8/layout/hList1"/>
    <dgm:cxn modelId="{B6EC77FE-0A2F-42DD-B482-91F50730A9C0}" type="presOf" srcId="{3ED955CE-FF44-47A0-9CA6-5B23262A3711}" destId="{6893E24E-E337-4D5A-8300-2806398AF041}" srcOrd="0" destOrd="0" presId="urn:microsoft.com/office/officeart/2005/8/layout/hList1"/>
    <dgm:cxn modelId="{0497ED8D-101C-48BA-AAA3-809795D44E7E}" type="presParOf" srcId="{446C42A9-F98A-4225-942F-55AE9166EAB6}" destId="{334BD2B2-EE4C-47A7-89A2-5846ACB9EA78}" srcOrd="0" destOrd="0" presId="urn:microsoft.com/office/officeart/2005/8/layout/hList1"/>
    <dgm:cxn modelId="{9B98A857-B573-4754-8565-EA78F1AD41DB}" type="presParOf" srcId="{334BD2B2-EE4C-47A7-89A2-5846ACB9EA78}" destId="{E71BBF1F-8396-48AA-A98E-D85BDCB903A8}" srcOrd="0" destOrd="0" presId="urn:microsoft.com/office/officeart/2005/8/layout/hList1"/>
    <dgm:cxn modelId="{1750150C-65B5-4E4F-93EB-40A58BF33051}" type="presParOf" srcId="{334BD2B2-EE4C-47A7-89A2-5846ACB9EA78}" destId="{43816CA9-7CE7-490E-A70D-62D3EC459A53}" srcOrd="1" destOrd="0" presId="urn:microsoft.com/office/officeart/2005/8/layout/hList1"/>
    <dgm:cxn modelId="{6613886F-D751-473B-9698-BF14FF19AFD8}" type="presParOf" srcId="{446C42A9-F98A-4225-942F-55AE9166EAB6}" destId="{8ED5A99A-E392-4D00-9859-C4C25D614066}" srcOrd="1" destOrd="0" presId="urn:microsoft.com/office/officeart/2005/8/layout/hList1"/>
    <dgm:cxn modelId="{709A354F-972E-4B75-A52C-B571D83F033C}" type="presParOf" srcId="{446C42A9-F98A-4225-942F-55AE9166EAB6}" destId="{26A6365B-E693-4C54-9B70-C580868E0CE8}" srcOrd="2" destOrd="0" presId="urn:microsoft.com/office/officeart/2005/8/layout/hList1"/>
    <dgm:cxn modelId="{E81197C7-1372-4D3C-BADB-75FF0B6DA228}" type="presParOf" srcId="{26A6365B-E693-4C54-9B70-C580868E0CE8}" destId="{77F62F1B-D5FD-4DE1-8113-DA7F1B18833E}" srcOrd="0" destOrd="0" presId="urn:microsoft.com/office/officeart/2005/8/layout/hList1"/>
    <dgm:cxn modelId="{19CEF882-37CD-4BC4-8011-23A01CB33B4A}" type="presParOf" srcId="{26A6365B-E693-4C54-9B70-C580868E0CE8}" destId="{A3B75BBD-1E7B-4BE9-87D5-F3312392E7D7}" srcOrd="1" destOrd="0" presId="urn:microsoft.com/office/officeart/2005/8/layout/hList1"/>
    <dgm:cxn modelId="{BA2C1D3D-9500-4DFE-92DA-0918FEB82ED8}" type="presParOf" srcId="{446C42A9-F98A-4225-942F-55AE9166EAB6}" destId="{084057C6-4040-43FB-8428-4E28A90DE0BC}" srcOrd="3" destOrd="0" presId="urn:microsoft.com/office/officeart/2005/8/layout/hList1"/>
    <dgm:cxn modelId="{A1975FCE-42F9-417F-B476-6937EC1AA8CF}" type="presParOf" srcId="{446C42A9-F98A-4225-942F-55AE9166EAB6}" destId="{E8003F7F-0085-4030-B89C-6CB0C7B21DA8}" srcOrd="4" destOrd="0" presId="urn:microsoft.com/office/officeart/2005/8/layout/hList1"/>
    <dgm:cxn modelId="{25901462-99E7-4772-9645-C7F0388E338D}" type="presParOf" srcId="{E8003F7F-0085-4030-B89C-6CB0C7B21DA8}" destId="{143408A5-D3A7-4DD4-AEEC-FFB205447E7D}" srcOrd="0" destOrd="0" presId="urn:microsoft.com/office/officeart/2005/8/layout/hList1"/>
    <dgm:cxn modelId="{1F661881-F319-44BB-B90F-6D4C1161AF44}" type="presParOf" srcId="{E8003F7F-0085-4030-B89C-6CB0C7B21DA8}" destId="{6893E24E-E337-4D5A-8300-2806398AF041}" srcOrd="1" destOrd="0" presId="urn:microsoft.com/office/officeart/2005/8/layout/hList1"/>
    <dgm:cxn modelId="{8AC31048-691C-45D2-A270-DC145F442C0C}" type="presParOf" srcId="{446C42A9-F98A-4225-942F-55AE9166EAB6}" destId="{FC053F26-F3B2-4F16-A609-AAA98EB7C9BF}" srcOrd="5" destOrd="0" presId="urn:microsoft.com/office/officeart/2005/8/layout/hList1"/>
    <dgm:cxn modelId="{1AE39919-F8A8-41B9-9CCD-8A80BBE91152}" type="presParOf" srcId="{446C42A9-F98A-4225-942F-55AE9166EAB6}" destId="{5F08E67C-4EB7-4FF7-94A5-1B9A7126290E}" srcOrd="6" destOrd="0" presId="urn:microsoft.com/office/officeart/2005/8/layout/hList1"/>
    <dgm:cxn modelId="{B8E8F279-83D1-4A58-ABFF-EA74F9347216}" type="presParOf" srcId="{5F08E67C-4EB7-4FF7-94A5-1B9A7126290E}" destId="{D2B92F01-FB56-40C2-87B2-66D7729DFADD}" srcOrd="0" destOrd="0" presId="urn:microsoft.com/office/officeart/2005/8/layout/hList1"/>
    <dgm:cxn modelId="{73DD4881-D9D8-4554-815F-1C2996FB3316}" type="presParOf" srcId="{5F08E67C-4EB7-4FF7-94A5-1B9A7126290E}" destId="{836710C8-C58A-43DB-AEC5-417B65A78D9A}" srcOrd="1" destOrd="0" presId="urn:microsoft.com/office/officeart/2005/8/layout/h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48DD79-83F2-4CD0-AECB-EE059D1032B9}" type="doc">
      <dgm:prSet loTypeId="urn:microsoft.com/office/officeart/2005/8/layout/process1" loCatId="process" qsTypeId="urn:microsoft.com/office/officeart/2005/8/quickstyle/3d4" qsCatId="3D" csTypeId="urn:microsoft.com/office/officeart/2005/8/colors/accent1_2" csCatId="accent1" phldr="1"/>
      <dgm:spPr/>
    </dgm:pt>
    <dgm:pt modelId="{904BB041-6827-4EFA-B611-BA5167BC61BE}">
      <dgm:prSet phldrT="[文本]"/>
      <dgm:spPr/>
      <dgm:t>
        <a:bodyPr/>
        <a:lstStyle/>
        <a:p>
          <a:r>
            <a:rPr lang="zh-CN" altLang="en-US" b="0" i="0"/>
            <a:t>注册登录</a:t>
          </a:r>
          <a:endParaRPr lang="zh-CN" altLang="en-US"/>
        </a:p>
      </dgm:t>
    </dgm:pt>
    <dgm:pt modelId="{2A9E14DF-642C-4DD6-86DD-4A1B7C1A9192}" type="parTrans" cxnId="{509B8C24-D160-4B3E-8158-E0491F11D739}">
      <dgm:prSet/>
      <dgm:spPr/>
      <dgm:t>
        <a:bodyPr/>
        <a:lstStyle/>
        <a:p>
          <a:endParaRPr lang="zh-CN" altLang="en-US"/>
        </a:p>
      </dgm:t>
    </dgm:pt>
    <dgm:pt modelId="{51017B9E-6E9B-4EAD-9152-6AD56B23B3DE}" type="sibTrans" cxnId="{509B8C24-D160-4B3E-8158-E0491F11D739}">
      <dgm:prSet/>
      <dgm:spPr/>
      <dgm:t>
        <a:bodyPr/>
        <a:lstStyle/>
        <a:p>
          <a:endParaRPr lang="zh-CN" altLang="en-US"/>
        </a:p>
      </dgm:t>
    </dgm:pt>
    <dgm:pt modelId="{B963019A-6C66-42E0-8642-B319B1CD4146}">
      <dgm:prSet/>
      <dgm:spPr/>
      <dgm:t>
        <a:bodyPr/>
        <a:lstStyle/>
        <a:p>
          <a:r>
            <a:rPr lang="zh-CN" altLang="en-US" b="0" i="0"/>
            <a:t>认证登记</a:t>
          </a:r>
        </a:p>
      </dgm:t>
    </dgm:pt>
    <dgm:pt modelId="{811E5DB7-02F7-4B25-8B73-B14DE69359D6}" type="parTrans" cxnId="{405F6583-4DE6-4A9D-B01C-06DD4F05ABA8}">
      <dgm:prSet/>
      <dgm:spPr/>
      <dgm:t>
        <a:bodyPr/>
        <a:lstStyle/>
        <a:p>
          <a:endParaRPr lang="zh-CN" altLang="en-US"/>
        </a:p>
      </dgm:t>
    </dgm:pt>
    <dgm:pt modelId="{7D164565-D1BF-4386-B111-CC3D78BE0EE7}" type="sibTrans" cxnId="{405F6583-4DE6-4A9D-B01C-06DD4F05ABA8}">
      <dgm:prSet/>
      <dgm:spPr/>
      <dgm:t>
        <a:bodyPr/>
        <a:lstStyle/>
        <a:p>
          <a:endParaRPr lang="zh-CN" altLang="en-US"/>
        </a:p>
      </dgm:t>
    </dgm:pt>
    <dgm:pt modelId="{2624B064-9F23-4696-95CA-E46537EEE165}">
      <dgm:prSet/>
      <dgm:spPr/>
      <dgm:t>
        <a:bodyPr/>
        <a:lstStyle/>
        <a:p>
          <a:r>
            <a:rPr lang="zh-CN" altLang="en-US" b="0" i="0"/>
            <a:t>上传房源</a:t>
          </a:r>
        </a:p>
      </dgm:t>
    </dgm:pt>
    <dgm:pt modelId="{1369C561-DF6A-4498-A2FD-F96FCFA8BF0E}" type="parTrans" cxnId="{A1FBD298-3EF8-4582-BA1B-E03E11963D54}">
      <dgm:prSet/>
      <dgm:spPr/>
      <dgm:t>
        <a:bodyPr/>
        <a:lstStyle/>
        <a:p>
          <a:endParaRPr lang="zh-CN" altLang="en-US"/>
        </a:p>
      </dgm:t>
    </dgm:pt>
    <dgm:pt modelId="{991D0D8D-DC85-445D-A618-FED55668E1EB}" type="sibTrans" cxnId="{A1FBD298-3EF8-4582-BA1B-E03E11963D54}">
      <dgm:prSet/>
      <dgm:spPr/>
      <dgm:t>
        <a:bodyPr/>
        <a:lstStyle/>
        <a:p>
          <a:endParaRPr lang="zh-CN" altLang="en-US"/>
        </a:p>
      </dgm:t>
    </dgm:pt>
    <dgm:pt modelId="{17AEDA67-9225-44ED-A242-EC2942C555E4}" type="pres">
      <dgm:prSet presAssocID="{EE48DD79-83F2-4CD0-AECB-EE059D1032B9}" presName="Name0" presStyleCnt="0">
        <dgm:presLayoutVars>
          <dgm:dir/>
          <dgm:resizeHandles val="exact"/>
        </dgm:presLayoutVars>
      </dgm:prSet>
      <dgm:spPr/>
    </dgm:pt>
    <dgm:pt modelId="{B33D4356-4780-4B89-A9DB-3F49B8E11B5B}" type="pres">
      <dgm:prSet presAssocID="{904BB041-6827-4EFA-B611-BA5167BC61BE}" presName="node" presStyleLbl="node1" presStyleIdx="0" presStyleCnt="3" custScaleX="70618" custScaleY="46653">
        <dgm:presLayoutVars>
          <dgm:bulletEnabled val="1"/>
        </dgm:presLayoutVars>
      </dgm:prSet>
      <dgm:spPr/>
    </dgm:pt>
    <dgm:pt modelId="{D2FCDB73-4309-4071-B1A5-95039ACFF8CE}" type="pres">
      <dgm:prSet presAssocID="{51017B9E-6E9B-4EAD-9152-6AD56B23B3DE}" presName="sibTrans" presStyleLbl="sibTrans2D1" presStyleIdx="0" presStyleCnt="2"/>
      <dgm:spPr/>
    </dgm:pt>
    <dgm:pt modelId="{4AE09C2A-874B-4A84-A9B3-F34363475CE9}" type="pres">
      <dgm:prSet presAssocID="{51017B9E-6E9B-4EAD-9152-6AD56B23B3DE}" presName="connectorText" presStyleLbl="sibTrans2D1" presStyleIdx="0" presStyleCnt="2"/>
      <dgm:spPr/>
    </dgm:pt>
    <dgm:pt modelId="{4471EA16-A4EA-4AA0-8793-0E876D967E82}" type="pres">
      <dgm:prSet presAssocID="{B963019A-6C66-42E0-8642-B319B1CD4146}" presName="node" presStyleLbl="node1" presStyleIdx="1" presStyleCnt="3" custScaleX="70618" custScaleY="46653">
        <dgm:presLayoutVars>
          <dgm:bulletEnabled val="1"/>
        </dgm:presLayoutVars>
      </dgm:prSet>
      <dgm:spPr/>
    </dgm:pt>
    <dgm:pt modelId="{FA838CD7-06B8-4E72-8391-0C7FCEC45561}" type="pres">
      <dgm:prSet presAssocID="{7D164565-D1BF-4386-B111-CC3D78BE0EE7}" presName="sibTrans" presStyleLbl="sibTrans2D1" presStyleIdx="1" presStyleCnt="2"/>
      <dgm:spPr/>
    </dgm:pt>
    <dgm:pt modelId="{01A3CE86-2ADE-4B27-9AC4-84EFDB8DFF9B}" type="pres">
      <dgm:prSet presAssocID="{7D164565-D1BF-4386-B111-CC3D78BE0EE7}" presName="connectorText" presStyleLbl="sibTrans2D1" presStyleIdx="1" presStyleCnt="2"/>
      <dgm:spPr/>
    </dgm:pt>
    <dgm:pt modelId="{6747A6E3-4D7E-4D59-98A6-73B8D0C29A0D}" type="pres">
      <dgm:prSet presAssocID="{2624B064-9F23-4696-95CA-E46537EEE165}" presName="node" presStyleLbl="node1" presStyleIdx="2" presStyleCnt="3" custScaleX="70618" custScaleY="46653">
        <dgm:presLayoutVars>
          <dgm:bulletEnabled val="1"/>
        </dgm:presLayoutVars>
      </dgm:prSet>
      <dgm:spPr/>
    </dgm:pt>
  </dgm:ptLst>
  <dgm:cxnLst>
    <dgm:cxn modelId="{509B8C24-D160-4B3E-8158-E0491F11D739}" srcId="{EE48DD79-83F2-4CD0-AECB-EE059D1032B9}" destId="{904BB041-6827-4EFA-B611-BA5167BC61BE}" srcOrd="0" destOrd="0" parTransId="{2A9E14DF-642C-4DD6-86DD-4A1B7C1A9192}" sibTransId="{51017B9E-6E9B-4EAD-9152-6AD56B23B3DE}"/>
    <dgm:cxn modelId="{5BE8AE3A-201A-4FAA-A14E-F5FA33185AA4}" type="presOf" srcId="{51017B9E-6E9B-4EAD-9152-6AD56B23B3DE}" destId="{4AE09C2A-874B-4A84-A9B3-F34363475CE9}" srcOrd="1" destOrd="0" presId="urn:microsoft.com/office/officeart/2005/8/layout/process1"/>
    <dgm:cxn modelId="{4847AA5C-F06C-4564-B9B8-411A5F7B2AE4}" type="presOf" srcId="{B963019A-6C66-42E0-8642-B319B1CD4146}" destId="{4471EA16-A4EA-4AA0-8793-0E876D967E82}" srcOrd="0" destOrd="0" presId="urn:microsoft.com/office/officeart/2005/8/layout/process1"/>
    <dgm:cxn modelId="{7788BD47-0AA6-442A-8B6E-50B850949611}" type="presOf" srcId="{51017B9E-6E9B-4EAD-9152-6AD56B23B3DE}" destId="{D2FCDB73-4309-4071-B1A5-95039ACFF8CE}" srcOrd="0" destOrd="0" presId="urn:microsoft.com/office/officeart/2005/8/layout/process1"/>
    <dgm:cxn modelId="{E85C3557-BDD4-46E6-898A-B86AFA2DB2E5}" type="presOf" srcId="{2624B064-9F23-4696-95CA-E46537EEE165}" destId="{6747A6E3-4D7E-4D59-98A6-73B8D0C29A0D}" srcOrd="0" destOrd="0" presId="urn:microsoft.com/office/officeart/2005/8/layout/process1"/>
    <dgm:cxn modelId="{405F6583-4DE6-4A9D-B01C-06DD4F05ABA8}" srcId="{EE48DD79-83F2-4CD0-AECB-EE059D1032B9}" destId="{B963019A-6C66-42E0-8642-B319B1CD4146}" srcOrd="1" destOrd="0" parTransId="{811E5DB7-02F7-4B25-8B73-B14DE69359D6}" sibTransId="{7D164565-D1BF-4386-B111-CC3D78BE0EE7}"/>
    <dgm:cxn modelId="{A1FBD298-3EF8-4582-BA1B-E03E11963D54}" srcId="{EE48DD79-83F2-4CD0-AECB-EE059D1032B9}" destId="{2624B064-9F23-4696-95CA-E46537EEE165}" srcOrd="2" destOrd="0" parTransId="{1369C561-DF6A-4498-A2FD-F96FCFA8BF0E}" sibTransId="{991D0D8D-DC85-445D-A618-FED55668E1EB}"/>
    <dgm:cxn modelId="{C11FC6D0-4026-48EA-A115-818512E82DEA}" type="presOf" srcId="{EE48DD79-83F2-4CD0-AECB-EE059D1032B9}" destId="{17AEDA67-9225-44ED-A242-EC2942C555E4}" srcOrd="0" destOrd="0" presId="urn:microsoft.com/office/officeart/2005/8/layout/process1"/>
    <dgm:cxn modelId="{DFE607E1-8257-47B7-AB5C-960A84C53D4A}" type="presOf" srcId="{7D164565-D1BF-4386-B111-CC3D78BE0EE7}" destId="{01A3CE86-2ADE-4B27-9AC4-84EFDB8DFF9B}" srcOrd="1" destOrd="0" presId="urn:microsoft.com/office/officeart/2005/8/layout/process1"/>
    <dgm:cxn modelId="{8DC593EB-464C-431F-BAE0-5A128503804D}" type="presOf" srcId="{904BB041-6827-4EFA-B611-BA5167BC61BE}" destId="{B33D4356-4780-4B89-A9DB-3F49B8E11B5B}" srcOrd="0" destOrd="0" presId="urn:microsoft.com/office/officeart/2005/8/layout/process1"/>
    <dgm:cxn modelId="{772C01ED-AFCC-49C8-ACC5-2E3DE82F4D98}" type="presOf" srcId="{7D164565-D1BF-4386-B111-CC3D78BE0EE7}" destId="{FA838CD7-06B8-4E72-8391-0C7FCEC45561}" srcOrd="0" destOrd="0" presId="urn:microsoft.com/office/officeart/2005/8/layout/process1"/>
    <dgm:cxn modelId="{B7789E6E-890F-4ABF-899F-F55078E2EF00}" type="presParOf" srcId="{17AEDA67-9225-44ED-A242-EC2942C555E4}" destId="{B33D4356-4780-4B89-A9DB-3F49B8E11B5B}" srcOrd="0" destOrd="0" presId="urn:microsoft.com/office/officeart/2005/8/layout/process1"/>
    <dgm:cxn modelId="{D91C3D33-AAB6-4F5B-83FF-CDF94692C2A7}" type="presParOf" srcId="{17AEDA67-9225-44ED-A242-EC2942C555E4}" destId="{D2FCDB73-4309-4071-B1A5-95039ACFF8CE}" srcOrd="1" destOrd="0" presId="urn:microsoft.com/office/officeart/2005/8/layout/process1"/>
    <dgm:cxn modelId="{22D85CDA-138B-43A6-8AEF-30A05A80CD80}" type="presParOf" srcId="{D2FCDB73-4309-4071-B1A5-95039ACFF8CE}" destId="{4AE09C2A-874B-4A84-A9B3-F34363475CE9}" srcOrd="0" destOrd="0" presId="urn:microsoft.com/office/officeart/2005/8/layout/process1"/>
    <dgm:cxn modelId="{984C25C2-3EAE-4ADC-8C91-42971385F92F}" type="presParOf" srcId="{17AEDA67-9225-44ED-A242-EC2942C555E4}" destId="{4471EA16-A4EA-4AA0-8793-0E876D967E82}" srcOrd="2" destOrd="0" presId="urn:microsoft.com/office/officeart/2005/8/layout/process1"/>
    <dgm:cxn modelId="{E10456C8-39E6-4F87-8299-0D64127F2209}" type="presParOf" srcId="{17AEDA67-9225-44ED-A242-EC2942C555E4}" destId="{FA838CD7-06B8-4E72-8391-0C7FCEC45561}" srcOrd="3" destOrd="0" presId="urn:microsoft.com/office/officeart/2005/8/layout/process1"/>
    <dgm:cxn modelId="{D965496E-7F94-48D1-A43E-A36DB2E1B3C1}" type="presParOf" srcId="{FA838CD7-06B8-4E72-8391-0C7FCEC45561}" destId="{01A3CE86-2ADE-4B27-9AC4-84EFDB8DFF9B}" srcOrd="0" destOrd="0" presId="urn:microsoft.com/office/officeart/2005/8/layout/process1"/>
    <dgm:cxn modelId="{AD6224A6-0A33-4F3F-8E8C-564C57073E29}" type="presParOf" srcId="{17AEDA67-9225-44ED-A242-EC2942C555E4}" destId="{6747A6E3-4D7E-4D59-98A6-73B8D0C29A0D}" srcOrd="4" destOrd="0" presId="urn:microsoft.com/office/officeart/2005/8/layout/process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CB4B41D-B51E-47EF-A521-61F473F5B302}" type="doc">
      <dgm:prSet loTypeId="urn:microsoft.com/office/officeart/2005/8/layout/hList1" loCatId="list" qsTypeId="urn:microsoft.com/office/officeart/2005/8/quickstyle/3d4" qsCatId="3D" csTypeId="urn:microsoft.com/office/officeart/2005/8/colors/accent1_2" csCatId="accent1" phldr="1"/>
      <dgm:spPr/>
      <dgm:t>
        <a:bodyPr/>
        <a:lstStyle/>
        <a:p>
          <a:endParaRPr lang="zh-CN" altLang="en-US"/>
        </a:p>
      </dgm:t>
    </dgm:pt>
    <dgm:pt modelId="{21C107FD-CCAC-478B-83B5-09E92E0548BD}">
      <dgm:prSet phldrT="[文本]" custT="1"/>
      <dgm:spPr/>
      <dgm:t>
        <a:bodyPr/>
        <a:lstStyle/>
        <a:p>
          <a:r>
            <a:rPr lang="zh-CN" altLang="en-US" sz="1400"/>
            <a:t>特点一</a:t>
          </a:r>
        </a:p>
      </dgm:t>
    </dgm:pt>
    <dgm:pt modelId="{4795342B-5A84-46AC-BA8E-1E8807A90AD2}" type="parTrans" cxnId="{E6C47E41-6DD4-4749-96DF-B9E0B5EAB276}">
      <dgm:prSet/>
      <dgm:spPr/>
      <dgm:t>
        <a:bodyPr/>
        <a:lstStyle/>
        <a:p>
          <a:endParaRPr lang="zh-CN" altLang="en-US"/>
        </a:p>
      </dgm:t>
    </dgm:pt>
    <dgm:pt modelId="{A64C84B9-F21B-40EF-854E-DE313DC6770E}" type="sibTrans" cxnId="{E6C47E41-6DD4-4749-96DF-B9E0B5EAB276}">
      <dgm:prSet/>
      <dgm:spPr/>
      <dgm:t>
        <a:bodyPr/>
        <a:lstStyle/>
        <a:p>
          <a:endParaRPr lang="zh-CN" altLang="en-US"/>
        </a:p>
      </dgm:t>
    </dgm:pt>
    <dgm:pt modelId="{E19CAD4C-6CDA-4815-83F3-2F0A67499102}">
      <dgm:prSet phldrT="[文本]" custT="1"/>
      <dgm:spPr/>
      <dgm:t>
        <a:bodyPr/>
        <a:lstStyle/>
        <a:p>
          <a:r>
            <a:rPr lang="zh-CN" altLang="en-US" sz="1200">
              <a:latin typeface="仿宋" panose="02010609060101010101" pitchFamily="49" charset="-122"/>
              <a:ea typeface="仿宋" panose="02010609060101010101" pitchFamily="49" charset="-122"/>
            </a:rPr>
            <a:t>寻求多人合租，包括多人套房整租和单人房间散租</a:t>
          </a:r>
          <a:r>
            <a:rPr lang="zh-CN" altLang="en-US" sz="1200"/>
            <a:t>。</a:t>
          </a:r>
        </a:p>
      </dgm:t>
    </dgm:pt>
    <dgm:pt modelId="{F26F3731-7727-429E-B870-ED3FD1A4B6E5}" type="parTrans" cxnId="{2E3D558F-0081-49F4-BD66-DCFB00EEB1D5}">
      <dgm:prSet/>
      <dgm:spPr/>
      <dgm:t>
        <a:bodyPr/>
        <a:lstStyle/>
        <a:p>
          <a:endParaRPr lang="zh-CN" altLang="en-US"/>
        </a:p>
      </dgm:t>
    </dgm:pt>
    <dgm:pt modelId="{4731C81A-AA0E-4A7F-BCF4-82757460E041}" type="sibTrans" cxnId="{2E3D558F-0081-49F4-BD66-DCFB00EEB1D5}">
      <dgm:prSet/>
      <dgm:spPr/>
      <dgm:t>
        <a:bodyPr/>
        <a:lstStyle/>
        <a:p>
          <a:endParaRPr lang="zh-CN" altLang="en-US"/>
        </a:p>
      </dgm:t>
    </dgm:pt>
    <dgm:pt modelId="{F0FB9195-F9BE-43F6-B1C0-505916FB0EA9}">
      <dgm:prSet phldrT="[文本]" custT="1"/>
      <dgm:spPr/>
      <dgm:t>
        <a:bodyPr/>
        <a:lstStyle/>
        <a:p>
          <a:r>
            <a:rPr lang="zh-CN" altLang="en-US" sz="1400"/>
            <a:t>特点二</a:t>
          </a:r>
        </a:p>
      </dgm:t>
    </dgm:pt>
    <dgm:pt modelId="{B1339E0B-E146-4B09-A80C-BBDAAC0BF859}" type="parTrans" cxnId="{103D3A6D-5237-455C-8FD3-C30AB06F170D}">
      <dgm:prSet/>
      <dgm:spPr/>
      <dgm:t>
        <a:bodyPr/>
        <a:lstStyle/>
        <a:p>
          <a:endParaRPr lang="zh-CN" altLang="en-US"/>
        </a:p>
      </dgm:t>
    </dgm:pt>
    <dgm:pt modelId="{20393EAC-E50B-4C58-AB5B-E7F067B81EBD}" type="sibTrans" cxnId="{103D3A6D-5237-455C-8FD3-C30AB06F170D}">
      <dgm:prSet/>
      <dgm:spPr/>
      <dgm:t>
        <a:bodyPr/>
        <a:lstStyle/>
        <a:p>
          <a:endParaRPr lang="zh-CN" altLang="en-US"/>
        </a:p>
      </dgm:t>
    </dgm:pt>
    <dgm:pt modelId="{F8844C00-B51F-4498-A312-28E639A64A45}">
      <dgm:prSet phldrT="[文本]" custT="1"/>
      <dgm:spPr/>
      <dgm:t>
        <a:bodyPr/>
        <a:lstStyle/>
        <a:p>
          <a:r>
            <a:rPr lang="zh-CN" altLang="en-US" sz="1200">
              <a:latin typeface="仿宋" panose="02010609060101010101" pitchFamily="49" charset="-122"/>
              <a:ea typeface="仿宋" panose="02010609060101010101" pitchFamily="49" charset="-122"/>
            </a:rPr>
            <a:t>不熟悉本地租房流畅，多寻求中介机构代理相关事宜。</a:t>
          </a:r>
        </a:p>
      </dgm:t>
    </dgm:pt>
    <dgm:pt modelId="{AEE8C365-6E37-4795-BFF3-C7E870FC3A08}" type="parTrans" cxnId="{7F642BAA-C3F6-44B4-9E58-B8CDD96CB054}">
      <dgm:prSet/>
      <dgm:spPr/>
      <dgm:t>
        <a:bodyPr/>
        <a:lstStyle/>
        <a:p>
          <a:endParaRPr lang="zh-CN" altLang="en-US"/>
        </a:p>
      </dgm:t>
    </dgm:pt>
    <dgm:pt modelId="{C39ECACC-7620-4A13-B6E2-6C5B436790C6}" type="sibTrans" cxnId="{7F642BAA-C3F6-44B4-9E58-B8CDD96CB054}">
      <dgm:prSet/>
      <dgm:spPr/>
      <dgm:t>
        <a:bodyPr/>
        <a:lstStyle/>
        <a:p>
          <a:endParaRPr lang="zh-CN" altLang="en-US"/>
        </a:p>
      </dgm:t>
    </dgm:pt>
    <dgm:pt modelId="{7F980017-E1DF-4A46-9B82-DDB2409EAF11}">
      <dgm:prSet phldrT="[文本]" custT="1"/>
      <dgm:spPr/>
      <dgm:t>
        <a:bodyPr/>
        <a:lstStyle/>
        <a:p>
          <a:r>
            <a:rPr lang="zh-CN" altLang="en-US" sz="1400"/>
            <a:t>特点三</a:t>
          </a:r>
        </a:p>
      </dgm:t>
    </dgm:pt>
    <dgm:pt modelId="{FD4BE0D1-C22E-4F41-9B29-0D062B92E601}" type="parTrans" cxnId="{FC97BBC3-0DC7-48B3-B33F-9AA0C2226D02}">
      <dgm:prSet/>
      <dgm:spPr/>
      <dgm:t>
        <a:bodyPr/>
        <a:lstStyle/>
        <a:p>
          <a:endParaRPr lang="zh-CN" altLang="en-US"/>
        </a:p>
      </dgm:t>
    </dgm:pt>
    <dgm:pt modelId="{349DA87A-702F-4392-81F6-9806AC9D7621}" type="sibTrans" cxnId="{FC97BBC3-0DC7-48B3-B33F-9AA0C2226D02}">
      <dgm:prSet/>
      <dgm:spPr/>
      <dgm:t>
        <a:bodyPr/>
        <a:lstStyle/>
        <a:p>
          <a:endParaRPr lang="zh-CN" altLang="en-US"/>
        </a:p>
      </dgm:t>
    </dgm:pt>
    <dgm:pt modelId="{50659672-ACA9-448E-9870-2B94F647C813}">
      <dgm:prSet phldrT="[文本]" custT="1"/>
      <dgm:spPr/>
      <dgm:t>
        <a:bodyPr/>
        <a:lstStyle/>
        <a:p>
          <a:r>
            <a:rPr lang="zh-CN" altLang="en-US" sz="1400"/>
            <a:t>特点四</a:t>
          </a:r>
        </a:p>
      </dgm:t>
    </dgm:pt>
    <dgm:pt modelId="{8CE3F865-CF8F-421A-8D84-DABFDBB98769}" type="parTrans" cxnId="{0C6B97BB-C679-4C62-BE1B-C1ADE58E3AFE}">
      <dgm:prSet/>
      <dgm:spPr/>
      <dgm:t>
        <a:bodyPr/>
        <a:lstStyle/>
        <a:p>
          <a:endParaRPr lang="zh-CN" altLang="en-US"/>
        </a:p>
      </dgm:t>
    </dgm:pt>
    <dgm:pt modelId="{5E311010-053D-48A3-8C1D-817674AAA15E}" type="sibTrans" cxnId="{0C6B97BB-C679-4C62-BE1B-C1ADE58E3AFE}">
      <dgm:prSet/>
      <dgm:spPr/>
      <dgm:t>
        <a:bodyPr/>
        <a:lstStyle/>
        <a:p>
          <a:endParaRPr lang="zh-CN" altLang="en-US"/>
        </a:p>
      </dgm:t>
    </dgm:pt>
    <dgm:pt modelId="{E74FB806-3A1E-4980-8DB9-DCD8ECAC05DE}">
      <dgm:prSet phldrT="[文本]" custT="1"/>
      <dgm:spPr/>
      <dgm:t>
        <a:bodyPr/>
        <a:lstStyle/>
        <a:p>
          <a:r>
            <a:rPr lang="zh-CN" altLang="en-US" sz="1200">
              <a:latin typeface="仿宋" panose="02010609060101010101" pitchFamily="49" charset="-122"/>
              <a:ea typeface="仿宋" panose="02010609060101010101" pitchFamily="49" charset="-122"/>
            </a:rPr>
            <a:t>租金及中介佣金敏感</a:t>
          </a:r>
          <a:r>
            <a:rPr lang="zh-CN" altLang="en-US" sz="1200"/>
            <a:t>。</a:t>
          </a:r>
        </a:p>
      </dgm:t>
    </dgm:pt>
    <dgm:pt modelId="{3CD2AD56-0105-4ED1-9623-BEA8538F7E13}" type="parTrans" cxnId="{66AA6675-8A98-4045-99A1-ECCBE5315C20}">
      <dgm:prSet/>
      <dgm:spPr/>
      <dgm:t>
        <a:bodyPr/>
        <a:lstStyle/>
        <a:p>
          <a:endParaRPr lang="zh-CN" altLang="en-US"/>
        </a:p>
      </dgm:t>
    </dgm:pt>
    <dgm:pt modelId="{F1F6ADC7-6C03-4AD6-BF79-C0B8689376D0}" type="sibTrans" cxnId="{66AA6675-8A98-4045-99A1-ECCBE5315C20}">
      <dgm:prSet/>
      <dgm:spPr/>
      <dgm:t>
        <a:bodyPr/>
        <a:lstStyle/>
        <a:p>
          <a:endParaRPr lang="zh-CN" altLang="en-US"/>
        </a:p>
      </dgm:t>
    </dgm:pt>
    <dgm:pt modelId="{9D34C593-B285-439B-B02F-DB56DAF75420}">
      <dgm:prSet phldrT="[文本]" custT="1"/>
      <dgm:spPr/>
      <dgm:t>
        <a:bodyPr/>
        <a:lstStyle/>
        <a:p>
          <a:r>
            <a:rPr lang="zh-CN" altLang="en-US" sz="1200">
              <a:latin typeface="仿宋" panose="02010609060101010101" pitchFamily="49" charset="-122"/>
              <a:ea typeface="仿宋" panose="02010609060101010101" pitchFamily="49" charset="-122"/>
            </a:rPr>
            <a:t>租期较短，流动性强</a:t>
          </a:r>
          <a:r>
            <a:rPr lang="zh-CN" altLang="en-US" sz="1200"/>
            <a:t>。</a:t>
          </a:r>
        </a:p>
      </dgm:t>
    </dgm:pt>
    <dgm:pt modelId="{2707FFC0-6648-4F62-BF1F-3F466826F039}" type="parTrans" cxnId="{E3670A30-4B6C-484F-B4B8-099DE211137F}">
      <dgm:prSet/>
      <dgm:spPr/>
      <dgm:t>
        <a:bodyPr/>
        <a:lstStyle/>
        <a:p>
          <a:endParaRPr lang="zh-CN" altLang="en-US"/>
        </a:p>
      </dgm:t>
    </dgm:pt>
    <dgm:pt modelId="{20201B17-BE5D-4E51-9F51-3A4E6582ECEB}" type="sibTrans" cxnId="{E3670A30-4B6C-484F-B4B8-099DE211137F}">
      <dgm:prSet/>
      <dgm:spPr/>
      <dgm:t>
        <a:bodyPr/>
        <a:lstStyle/>
        <a:p>
          <a:endParaRPr lang="zh-CN" altLang="en-US"/>
        </a:p>
      </dgm:t>
    </dgm:pt>
    <dgm:pt modelId="{F74F9792-BEA3-4420-B031-F7FF0513895A}" type="pres">
      <dgm:prSet presAssocID="{ECB4B41D-B51E-47EF-A521-61F473F5B302}" presName="Name0" presStyleCnt="0">
        <dgm:presLayoutVars>
          <dgm:dir/>
          <dgm:animLvl val="lvl"/>
          <dgm:resizeHandles val="exact"/>
        </dgm:presLayoutVars>
      </dgm:prSet>
      <dgm:spPr/>
    </dgm:pt>
    <dgm:pt modelId="{3B3C53BC-7BD4-4EDC-8F7E-52361850710D}" type="pres">
      <dgm:prSet presAssocID="{21C107FD-CCAC-478B-83B5-09E92E0548BD}" presName="composite" presStyleCnt="0"/>
      <dgm:spPr/>
    </dgm:pt>
    <dgm:pt modelId="{A390AE56-A293-4165-94BC-77BB5CEA2224}" type="pres">
      <dgm:prSet presAssocID="{21C107FD-CCAC-478B-83B5-09E92E0548BD}" presName="parTx" presStyleLbl="alignNode1" presStyleIdx="0" presStyleCnt="4">
        <dgm:presLayoutVars>
          <dgm:chMax val="0"/>
          <dgm:chPref val="0"/>
          <dgm:bulletEnabled val="1"/>
        </dgm:presLayoutVars>
      </dgm:prSet>
      <dgm:spPr/>
    </dgm:pt>
    <dgm:pt modelId="{6045876C-8DEB-4C1D-83EF-0BC53B9B80EB}" type="pres">
      <dgm:prSet presAssocID="{21C107FD-CCAC-478B-83B5-09E92E0548BD}" presName="desTx" presStyleLbl="alignAccFollowNode1" presStyleIdx="0" presStyleCnt="4">
        <dgm:presLayoutVars>
          <dgm:bulletEnabled val="1"/>
        </dgm:presLayoutVars>
      </dgm:prSet>
      <dgm:spPr/>
    </dgm:pt>
    <dgm:pt modelId="{9A3F7A0F-9842-474C-B669-391D6A07D097}" type="pres">
      <dgm:prSet presAssocID="{A64C84B9-F21B-40EF-854E-DE313DC6770E}" presName="space" presStyleCnt="0"/>
      <dgm:spPr/>
    </dgm:pt>
    <dgm:pt modelId="{49A063A2-EC21-4081-ACE9-E7130EC7DC03}" type="pres">
      <dgm:prSet presAssocID="{F0FB9195-F9BE-43F6-B1C0-505916FB0EA9}" presName="composite" presStyleCnt="0"/>
      <dgm:spPr/>
    </dgm:pt>
    <dgm:pt modelId="{C2507DA9-26D7-42F4-A96A-E26AE36CC2C5}" type="pres">
      <dgm:prSet presAssocID="{F0FB9195-F9BE-43F6-B1C0-505916FB0EA9}" presName="parTx" presStyleLbl="alignNode1" presStyleIdx="1" presStyleCnt="4">
        <dgm:presLayoutVars>
          <dgm:chMax val="0"/>
          <dgm:chPref val="0"/>
          <dgm:bulletEnabled val="1"/>
        </dgm:presLayoutVars>
      </dgm:prSet>
      <dgm:spPr/>
    </dgm:pt>
    <dgm:pt modelId="{EFA20F02-EA4E-40B3-AB32-7909F9117E94}" type="pres">
      <dgm:prSet presAssocID="{F0FB9195-F9BE-43F6-B1C0-505916FB0EA9}" presName="desTx" presStyleLbl="alignAccFollowNode1" presStyleIdx="1" presStyleCnt="4">
        <dgm:presLayoutVars>
          <dgm:bulletEnabled val="1"/>
        </dgm:presLayoutVars>
      </dgm:prSet>
      <dgm:spPr/>
    </dgm:pt>
    <dgm:pt modelId="{25BFC041-26F3-41FE-BE81-05AF4F0314F6}" type="pres">
      <dgm:prSet presAssocID="{20393EAC-E50B-4C58-AB5B-E7F067B81EBD}" presName="space" presStyleCnt="0"/>
      <dgm:spPr/>
    </dgm:pt>
    <dgm:pt modelId="{40B32260-53F6-422F-8BA6-C66531A2AF6D}" type="pres">
      <dgm:prSet presAssocID="{7F980017-E1DF-4A46-9B82-DDB2409EAF11}" presName="composite" presStyleCnt="0"/>
      <dgm:spPr/>
    </dgm:pt>
    <dgm:pt modelId="{FAC77722-DA27-469C-8509-564174A8031C}" type="pres">
      <dgm:prSet presAssocID="{7F980017-E1DF-4A46-9B82-DDB2409EAF11}" presName="parTx" presStyleLbl="alignNode1" presStyleIdx="2" presStyleCnt="4">
        <dgm:presLayoutVars>
          <dgm:chMax val="0"/>
          <dgm:chPref val="0"/>
          <dgm:bulletEnabled val="1"/>
        </dgm:presLayoutVars>
      </dgm:prSet>
      <dgm:spPr/>
    </dgm:pt>
    <dgm:pt modelId="{EEF41279-F693-4497-804C-FF8B497E2465}" type="pres">
      <dgm:prSet presAssocID="{7F980017-E1DF-4A46-9B82-DDB2409EAF11}" presName="desTx" presStyleLbl="alignAccFollowNode1" presStyleIdx="2" presStyleCnt="4">
        <dgm:presLayoutVars>
          <dgm:bulletEnabled val="1"/>
        </dgm:presLayoutVars>
      </dgm:prSet>
      <dgm:spPr/>
    </dgm:pt>
    <dgm:pt modelId="{36B17D8C-7CAF-4FA9-B83A-23AD80B55F9E}" type="pres">
      <dgm:prSet presAssocID="{349DA87A-702F-4392-81F6-9806AC9D7621}" presName="space" presStyleCnt="0"/>
      <dgm:spPr/>
    </dgm:pt>
    <dgm:pt modelId="{B0BCEBC6-594B-4101-8FAA-FA1564D72481}" type="pres">
      <dgm:prSet presAssocID="{50659672-ACA9-448E-9870-2B94F647C813}" presName="composite" presStyleCnt="0"/>
      <dgm:spPr/>
    </dgm:pt>
    <dgm:pt modelId="{E05EB41F-A1CF-472F-8CD2-C68D68505131}" type="pres">
      <dgm:prSet presAssocID="{50659672-ACA9-448E-9870-2B94F647C813}" presName="parTx" presStyleLbl="alignNode1" presStyleIdx="3" presStyleCnt="4">
        <dgm:presLayoutVars>
          <dgm:chMax val="0"/>
          <dgm:chPref val="0"/>
          <dgm:bulletEnabled val="1"/>
        </dgm:presLayoutVars>
      </dgm:prSet>
      <dgm:spPr/>
    </dgm:pt>
    <dgm:pt modelId="{BC70B1FD-3510-4306-83D0-9D35EE456E23}" type="pres">
      <dgm:prSet presAssocID="{50659672-ACA9-448E-9870-2B94F647C813}" presName="desTx" presStyleLbl="alignAccFollowNode1" presStyleIdx="3" presStyleCnt="4">
        <dgm:presLayoutVars>
          <dgm:bulletEnabled val="1"/>
        </dgm:presLayoutVars>
      </dgm:prSet>
      <dgm:spPr/>
    </dgm:pt>
  </dgm:ptLst>
  <dgm:cxnLst>
    <dgm:cxn modelId="{2F9A050D-0516-4973-B128-78EDA94DF57F}" type="presOf" srcId="{F8844C00-B51F-4498-A312-28E639A64A45}" destId="{EFA20F02-EA4E-40B3-AB32-7909F9117E94}" srcOrd="0" destOrd="0" presId="urn:microsoft.com/office/officeart/2005/8/layout/hList1"/>
    <dgm:cxn modelId="{FA33241D-C7EE-4220-BF39-0D09CD402010}" type="presOf" srcId="{9D34C593-B285-439B-B02F-DB56DAF75420}" destId="{EEF41279-F693-4497-804C-FF8B497E2465}" srcOrd="0" destOrd="0" presId="urn:microsoft.com/office/officeart/2005/8/layout/hList1"/>
    <dgm:cxn modelId="{E3670A30-4B6C-484F-B4B8-099DE211137F}" srcId="{7F980017-E1DF-4A46-9B82-DDB2409EAF11}" destId="{9D34C593-B285-439B-B02F-DB56DAF75420}" srcOrd="0" destOrd="0" parTransId="{2707FFC0-6648-4F62-BF1F-3F466826F039}" sibTransId="{20201B17-BE5D-4E51-9F51-3A4E6582ECEB}"/>
    <dgm:cxn modelId="{61EAE732-1DCF-483D-A720-7BEBFC43FDDD}" type="presOf" srcId="{E19CAD4C-6CDA-4815-83F3-2F0A67499102}" destId="{6045876C-8DEB-4C1D-83EF-0BC53B9B80EB}" srcOrd="0" destOrd="0" presId="urn:microsoft.com/office/officeart/2005/8/layout/hList1"/>
    <dgm:cxn modelId="{CA052441-D4A9-4249-8E9D-F7CF5EE26B63}" type="presOf" srcId="{50659672-ACA9-448E-9870-2B94F647C813}" destId="{E05EB41F-A1CF-472F-8CD2-C68D68505131}" srcOrd="0" destOrd="0" presId="urn:microsoft.com/office/officeart/2005/8/layout/hList1"/>
    <dgm:cxn modelId="{E6C47E41-6DD4-4749-96DF-B9E0B5EAB276}" srcId="{ECB4B41D-B51E-47EF-A521-61F473F5B302}" destId="{21C107FD-CCAC-478B-83B5-09E92E0548BD}" srcOrd="0" destOrd="0" parTransId="{4795342B-5A84-46AC-BA8E-1E8807A90AD2}" sibTransId="{A64C84B9-F21B-40EF-854E-DE313DC6770E}"/>
    <dgm:cxn modelId="{4950BD6A-D310-4693-BECD-CDF41E538B03}" type="presOf" srcId="{E74FB806-3A1E-4980-8DB9-DCD8ECAC05DE}" destId="{BC70B1FD-3510-4306-83D0-9D35EE456E23}" srcOrd="0" destOrd="0" presId="urn:microsoft.com/office/officeart/2005/8/layout/hList1"/>
    <dgm:cxn modelId="{103D3A6D-5237-455C-8FD3-C30AB06F170D}" srcId="{ECB4B41D-B51E-47EF-A521-61F473F5B302}" destId="{F0FB9195-F9BE-43F6-B1C0-505916FB0EA9}" srcOrd="1" destOrd="0" parTransId="{B1339E0B-E146-4B09-A80C-BBDAAC0BF859}" sibTransId="{20393EAC-E50B-4C58-AB5B-E7F067B81EBD}"/>
    <dgm:cxn modelId="{66AA6675-8A98-4045-99A1-ECCBE5315C20}" srcId="{50659672-ACA9-448E-9870-2B94F647C813}" destId="{E74FB806-3A1E-4980-8DB9-DCD8ECAC05DE}" srcOrd="0" destOrd="0" parTransId="{3CD2AD56-0105-4ED1-9623-BEA8538F7E13}" sibTransId="{F1F6ADC7-6C03-4AD6-BF79-C0B8689376D0}"/>
    <dgm:cxn modelId="{2E3D558F-0081-49F4-BD66-DCFB00EEB1D5}" srcId="{21C107FD-CCAC-478B-83B5-09E92E0548BD}" destId="{E19CAD4C-6CDA-4815-83F3-2F0A67499102}" srcOrd="0" destOrd="0" parTransId="{F26F3731-7727-429E-B870-ED3FD1A4B6E5}" sibTransId="{4731C81A-AA0E-4A7F-BCF4-82757460E041}"/>
    <dgm:cxn modelId="{7F642BAA-C3F6-44B4-9E58-B8CDD96CB054}" srcId="{F0FB9195-F9BE-43F6-B1C0-505916FB0EA9}" destId="{F8844C00-B51F-4498-A312-28E639A64A45}" srcOrd="0" destOrd="0" parTransId="{AEE8C365-6E37-4795-BFF3-C7E870FC3A08}" sibTransId="{C39ECACC-7620-4A13-B6E2-6C5B436790C6}"/>
    <dgm:cxn modelId="{7E0D7AB2-48FB-4077-86A5-DCDAE241B639}" type="presOf" srcId="{21C107FD-CCAC-478B-83B5-09E92E0548BD}" destId="{A390AE56-A293-4165-94BC-77BB5CEA2224}" srcOrd="0" destOrd="0" presId="urn:microsoft.com/office/officeart/2005/8/layout/hList1"/>
    <dgm:cxn modelId="{0C6B97BB-C679-4C62-BE1B-C1ADE58E3AFE}" srcId="{ECB4B41D-B51E-47EF-A521-61F473F5B302}" destId="{50659672-ACA9-448E-9870-2B94F647C813}" srcOrd="3" destOrd="0" parTransId="{8CE3F865-CF8F-421A-8D84-DABFDBB98769}" sibTransId="{5E311010-053D-48A3-8C1D-817674AAA15E}"/>
    <dgm:cxn modelId="{FC97BBC3-0DC7-48B3-B33F-9AA0C2226D02}" srcId="{ECB4B41D-B51E-47EF-A521-61F473F5B302}" destId="{7F980017-E1DF-4A46-9B82-DDB2409EAF11}" srcOrd="2" destOrd="0" parTransId="{FD4BE0D1-C22E-4F41-9B29-0D062B92E601}" sibTransId="{349DA87A-702F-4392-81F6-9806AC9D7621}"/>
    <dgm:cxn modelId="{B016CEC7-2968-4D26-9F43-68DCE245154A}" type="presOf" srcId="{F0FB9195-F9BE-43F6-B1C0-505916FB0EA9}" destId="{C2507DA9-26D7-42F4-A96A-E26AE36CC2C5}" srcOrd="0" destOrd="0" presId="urn:microsoft.com/office/officeart/2005/8/layout/hList1"/>
    <dgm:cxn modelId="{0C20D8D3-B758-4076-A3BF-4F94F9EF956B}" type="presOf" srcId="{7F980017-E1DF-4A46-9B82-DDB2409EAF11}" destId="{FAC77722-DA27-469C-8509-564174A8031C}" srcOrd="0" destOrd="0" presId="urn:microsoft.com/office/officeart/2005/8/layout/hList1"/>
    <dgm:cxn modelId="{61AEE3F6-CBE4-4F7C-AD5D-1F049EA37D40}" type="presOf" srcId="{ECB4B41D-B51E-47EF-A521-61F473F5B302}" destId="{F74F9792-BEA3-4420-B031-F7FF0513895A}" srcOrd="0" destOrd="0" presId="urn:microsoft.com/office/officeart/2005/8/layout/hList1"/>
    <dgm:cxn modelId="{8609DF6E-EEC9-40DE-AA01-A3E1497C9413}" type="presParOf" srcId="{F74F9792-BEA3-4420-B031-F7FF0513895A}" destId="{3B3C53BC-7BD4-4EDC-8F7E-52361850710D}" srcOrd="0" destOrd="0" presId="urn:microsoft.com/office/officeart/2005/8/layout/hList1"/>
    <dgm:cxn modelId="{56A7C6C0-43CD-4E74-AD5A-01F2D4AC621E}" type="presParOf" srcId="{3B3C53BC-7BD4-4EDC-8F7E-52361850710D}" destId="{A390AE56-A293-4165-94BC-77BB5CEA2224}" srcOrd="0" destOrd="0" presId="urn:microsoft.com/office/officeart/2005/8/layout/hList1"/>
    <dgm:cxn modelId="{BB36EF37-7BE9-4C4A-A846-B3D3C8C7E44C}" type="presParOf" srcId="{3B3C53BC-7BD4-4EDC-8F7E-52361850710D}" destId="{6045876C-8DEB-4C1D-83EF-0BC53B9B80EB}" srcOrd="1" destOrd="0" presId="urn:microsoft.com/office/officeart/2005/8/layout/hList1"/>
    <dgm:cxn modelId="{AE0D5632-54AA-40DF-9756-F8E1BF9E2B94}" type="presParOf" srcId="{F74F9792-BEA3-4420-B031-F7FF0513895A}" destId="{9A3F7A0F-9842-474C-B669-391D6A07D097}" srcOrd="1" destOrd="0" presId="urn:microsoft.com/office/officeart/2005/8/layout/hList1"/>
    <dgm:cxn modelId="{8BE5426E-BAE7-4E58-BA9F-820E8F7202DC}" type="presParOf" srcId="{F74F9792-BEA3-4420-B031-F7FF0513895A}" destId="{49A063A2-EC21-4081-ACE9-E7130EC7DC03}" srcOrd="2" destOrd="0" presId="urn:microsoft.com/office/officeart/2005/8/layout/hList1"/>
    <dgm:cxn modelId="{3901550E-0383-4334-95CE-4481D493C0C9}" type="presParOf" srcId="{49A063A2-EC21-4081-ACE9-E7130EC7DC03}" destId="{C2507DA9-26D7-42F4-A96A-E26AE36CC2C5}" srcOrd="0" destOrd="0" presId="urn:microsoft.com/office/officeart/2005/8/layout/hList1"/>
    <dgm:cxn modelId="{BD45DEE2-489E-4149-92CD-1ECF786EAD01}" type="presParOf" srcId="{49A063A2-EC21-4081-ACE9-E7130EC7DC03}" destId="{EFA20F02-EA4E-40B3-AB32-7909F9117E94}" srcOrd="1" destOrd="0" presId="urn:microsoft.com/office/officeart/2005/8/layout/hList1"/>
    <dgm:cxn modelId="{D2007AC6-249B-4DDE-B3F6-9D3656370724}" type="presParOf" srcId="{F74F9792-BEA3-4420-B031-F7FF0513895A}" destId="{25BFC041-26F3-41FE-BE81-05AF4F0314F6}" srcOrd="3" destOrd="0" presId="urn:microsoft.com/office/officeart/2005/8/layout/hList1"/>
    <dgm:cxn modelId="{91380D59-C343-42E9-BE55-F31A4D8F15CC}" type="presParOf" srcId="{F74F9792-BEA3-4420-B031-F7FF0513895A}" destId="{40B32260-53F6-422F-8BA6-C66531A2AF6D}" srcOrd="4" destOrd="0" presId="urn:microsoft.com/office/officeart/2005/8/layout/hList1"/>
    <dgm:cxn modelId="{EA1551D2-C121-4258-95D7-79E2E7A69710}" type="presParOf" srcId="{40B32260-53F6-422F-8BA6-C66531A2AF6D}" destId="{FAC77722-DA27-469C-8509-564174A8031C}" srcOrd="0" destOrd="0" presId="urn:microsoft.com/office/officeart/2005/8/layout/hList1"/>
    <dgm:cxn modelId="{87FE130B-1E8A-43EA-92E6-E0045086322F}" type="presParOf" srcId="{40B32260-53F6-422F-8BA6-C66531A2AF6D}" destId="{EEF41279-F693-4497-804C-FF8B497E2465}" srcOrd="1" destOrd="0" presId="urn:microsoft.com/office/officeart/2005/8/layout/hList1"/>
    <dgm:cxn modelId="{10AA2A8C-4B17-44C0-9701-53A9A67C12A3}" type="presParOf" srcId="{F74F9792-BEA3-4420-B031-F7FF0513895A}" destId="{36B17D8C-7CAF-4FA9-B83A-23AD80B55F9E}" srcOrd="5" destOrd="0" presId="urn:microsoft.com/office/officeart/2005/8/layout/hList1"/>
    <dgm:cxn modelId="{24D8A734-F4CA-44A5-87F7-49DF3960CBA3}" type="presParOf" srcId="{F74F9792-BEA3-4420-B031-F7FF0513895A}" destId="{B0BCEBC6-594B-4101-8FAA-FA1564D72481}" srcOrd="6" destOrd="0" presId="urn:microsoft.com/office/officeart/2005/8/layout/hList1"/>
    <dgm:cxn modelId="{104D7570-1571-4E5C-8BD6-8E88FDAF3ADD}" type="presParOf" srcId="{B0BCEBC6-594B-4101-8FAA-FA1564D72481}" destId="{E05EB41F-A1CF-472F-8CD2-C68D68505131}" srcOrd="0" destOrd="0" presId="urn:microsoft.com/office/officeart/2005/8/layout/hList1"/>
    <dgm:cxn modelId="{B51FC04A-78FD-4B2D-9830-F6EED7FB77DE}" type="presParOf" srcId="{B0BCEBC6-594B-4101-8FAA-FA1564D72481}" destId="{BC70B1FD-3510-4306-83D0-9D35EE456E23}" srcOrd="1" destOrd="0" presId="urn:microsoft.com/office/officeart/2005/8/layout/h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7A7B863-A32D-48C1-898C-0A8A007542B0}" type="doc">
      <dgm:prSet loTypeId="urn:microsoft.com/office/officeart/2009/3/layout/PieProcess" loCatId="list" qsTypeId="urn:microsoft.com/office/officeart/2005/8/quickstyle/3d4" qsCatId="3D" csTypeId="urn:microsoft.com/office/officeart/2005/8/colors/accent1_2" csCatId="accent1" phldr="1"/>
      <dgm:spPr/>
      <dgm:t>
        <a:bodyPr/>
        <a:lstStyle/>
        <a:p>
          <a:endParaRPr lang="zh-CN" altLang="en-US"/>
        </a:p>
      </dgm:t>
    </dgm:pt>
    <dgm:pt modelId="{EBC3E919-C551-4053-A392-AE9B05E06DA2}">
      <dgm:prSet phldrT="[文本]"/>
      <dgm:spPr/>
      <dgm:t>
        <a:bodyPr/>
        <a:lstStyle/>
        <a:p>
          <a:r>
            <a:rPr lang="en-US" altLang="zh-CN"/>
            <a:t>21%</a:t>
          </a:r>
          <a:endParaRPr lang="zh-CN" altLang="en-US"/>
        </a:p>
      </dgm:t>
    </dgm:pt>
    <dgm:pt modelId="{DE737C0B-2BF6-4469-BC0D-ECC91692A8E7}" type="parTrans" cxnId="{6624CDB1-509E-411B-9377-59632EF6546A}">
      <dgm:prSet/>
      <dgm:spPr/>
      <dgm:t>
        <a:bodyPr/>
        <a:lstStyle/>
        <a:p>
          <a:endParaRPr lang="zh-CN" altLang="en-US"/>
        </a:p>
      </dgm:t>
    </dgm:pt>
    <dgm:pt modelId="{A21E7835-B894-4AA7-BEB9-29B4A6322CEC}" type="sibTrans" cxnId="{6624CDB1-509E-411B-9377-59632EF6546A}">
      <dgm:prSet/>
      <dgm:spPr/>
      <dgm:t>
        <a:bodyPr/>
        <a:lstStyle/>
        <a:p>
          <a:endParaRPr lang="zh-CN" altLang="en-US"/>
        </a:p>
      </dgm:t>
    </dgm:pt>
    <dgm:pt modelId="{B9E8F9B1-EC10-4FDD-8388-DF2F8146883A}">
      <dgm:prSet phldrT="[文本]" custT="1"/>
      <dgm:spPr/>
      <dgm:t>
        <a:bodyPr/>
        <a:lstStyle/>
        <a:p>
          <a:r>
            <a:rPr lang="zh-CN" altLang="en-US" sz="1200">
              <a:latin typeface="仿宋" panose="02010609060101010101" pitchFamily="49" charset="-122"/>
              <a:ea typeface="仿宋" panose="02010609060101010101" pitchFamily="49" charset="-122"/>
            </a:rPr>
            <a:t>表示当前室友相处愉快。</a:t>
          </a:r>
        </a:p>
      </dgm:t>
    </dgm:pt>
    <dgm:pt modelId="{5FD4FD23-4C86-45CC-9E9D-DD92BFBB8D85}" type="parTrans" cxnId="{3EA5EE66-8F72-4A26-8634-F1213A352200}">
      <dgm:prSet/>
      <dgm:spPr/>
      <dgm:t>
        <a:bodyPr/>
        <a:lstStyle/>
        <a:p>
          <a:endParaRPr lang="zh-CN" altLang="en-US"/>
        </a:p>
      </dgm:t>
    </dgm:pt>
    <dgm:pt modelId="{C371F07E-78AA-41ED-A1CE-9D7ECF1E5B9F}" type="sibTrans" cxnId="{3EA5EE66-8F72-4A26-8634-F1213A352200}">
      <dgm:prSet/>
      <dgm:spPr/>
      <dgm:t>
        <a:bodyPr/>
        <a:lstStyle/>
        <a:p>
          <a:endParaRPr lang="zh-CN" altLang="en-US"/>
        </a:p>
      </dgm:t>
    </dgm:pt>
    <dgm:pt modelId="{F9186C4D-B910-4247-999D-EBA4AB51A567}">
      <dgm:prSet phldrT="[文本]"/>
      <dgm:spPr/>
      <dgm:t>
        <a:bodyPr/>
        <a:lstStyle/>
        <a:p>
          <a:r>
            <a:rPr lang="en-US" altLang="zh-CN"/>
            <a:t>31%</a:t>
          </a:r>
          <a:endParaRPr lang="zh-CN" altLang="en-US"/>
        </a:p>
      </dgm:t>
    </dgm:pt>
    <dgm:pt modelId="{012D2B1E-19B9-4440-A012-A343B40CE66A}" type="parTrans" cxnId="{AFB6B3BF-B2A4-4CFA-ACCA-5E4860A4E5B4}">
      <dgm:prSet/>
      <dgm:spPr/>
      <dgm:t>
        <a:bodyPr/>
        <a:lstStyle/>
        <a:p>
          <a:endParaRPr lang="zh-CN" altLang="en-US"/>
        </a:p>
      </dgm:t>
    </dgm:pt>
    <dgm:pt modelId="{D961067A-6E4C-476C-BD4A-78C5A7B92175}" type="sibTrans" cxnId="{AFB6B3BF-B2A4-4CFA-ACCA-5E4860A4E5B4}">
      <dgm:prSet/>
      <dgm:spPr/>
      <dgm:t>
        <a:bodyPr/>
        <a:lstStyle/>
        <a:p>
          <a:endParaRPr lang="zh-CN" altLang="en-US"/>
        </a:p>
      </dgm:t>
    </dgm:pt>
    <dgm:pt modelId="{7910F1C6-3583-4C67-98EF-1D02CFED4771}">
      <dgm:prSet phldrT="[文本]" custT="1"/>
      <dgm:spPr/>
      <dgm:t>
        <a:bodyPr/>
        <a:lstStyle/>
        <a:p>
          <a:r>
            <a:rPr lang="zh-CN" altLang="en-US" sz="1200">
              <a:latin typeface="仿宋" panose="02010609060101010101" pitchFamily="49" charset="-122"/>
              <a:ea typeface="仿宋" panose="02010609060101010101" pitchFamily="49" charset="-122"/>
            </a:rPr>
            <a:t>亲自与房东接洽商谈租赁事宜。</a:t>
          </a:r>
        </a:p>
      </dgm:t>
    </dgm:pt>
    <dgm:pt modelId="{074956E6-4044-4F63-A95E-F032DFEB3CE8}" type="parTrans" cxnId="{21271421-5AE2-4C67-A156-DB3881E8057F}">
      <dgm:prSet/>
      <dgm:spPr/>
      <dgm:t>
        <a:bodyPr/>
        <a:lstStyle/>
        <a:p>
          <a:endParaRPr lang="zh-CN" altLang="en-US"/>
        </a:p>
      </dgm:t>
    </dgm:pt>
    <dgm:pt modelId="{38F461D8-EFFC-414B-A3DF-E2585EF89A1E}" type="sibTrans" cxnId="{21271421-5AE2-4C67-A156-DB3881E8057F}">
      <dgm:prSet/>
      <dgm:spPr/>
      <dgm:t>
        <a:bodyPr/>
        <a:lstStyle/>
        <a:p>
          <a:endParaRPr lang="zh-CN" altLang="en-US"/>
        </a:p>
      </dgm:t>
    </dgm:pt>
    <dgm:pt modelId="{3D77F588-7E73-4528-8FBE-4A0B74291ECE}">
      <dgm:prSet phldrT="[文本]"/>
      <dgm:spPr/>
      <dgm:t>
        <a:bodyPr/>
        <a:lstStyle/>
        <a:p>
          <a:r>
            <a:rPr lang="en-US" altLang="zh-CN"/>
            <a:t>88%</a:t>
          </a:r>
          <a:endParaRPr lang="zh-CN" altLang="en-US"/>
        </a:p>
      </dgm:t>
    </dgm:pt>
    <dgm:pt modelId="{C76F733C-2E6D-4BAC-919F-11AFEC654807}" type="parTrans" cxnId="{B276917C-E3DC-4085-BAD2-DA6545F848F8}">
      <dgm:prSet/>
      <dgm:spPr/>
      <dgm:t>
        <a:bodyPr/>
        <a:lstStyle/>
        <a:p>
          <a:endParaRPr lang="zh-CN" altLang="en-US"/>
        </a:p>
      </dgm:t>
    </dgm:pt>
    <dgm:pt modelId="{D37AC9A7-3FD9-4AB5-95C1-745D9C313EC7}" type="sibTrans" cxnId="{B276917C-E3DC-4085-BAD2-DA6545F848F8}">
      <dgm:prSet/>
      <dgm:spPr/>
      <dgm:t>
        <a:bodyPr/>
        <a:lstStyle/>
        <a:p>
          <a:endParaRPr lang="zh-CN" altLang="en-US"/>
        </a:p>
      </dgm:t>
    </dgm:pt>
    <dgm:pt modelId="{6A1283A9-FC13-49E8-AAC0-C50D29D1C8E2}">
      <dgm:prSet phldrT="[文本]" custT="1"/>
      <dgm:spPr/>
      <dgm:t>
        <a:bodyPr/>
        <a:lstStyle/>
        <a:p>
          <a:r>
            <a:rPr lang="zh-CN" altLang="en-US" sz="1200">
              <a:latin typeface="仿宋" panose="02010609060101010101" pitchFamily="49" charset="-122"/>
              <a:ea typeface="仿宋" panose="02010609060101010101" pitchFamily="49" charset="-122"/>
            </a:rPr>
            <a:t>当前中介机构佣金过于昂贵。</a:t>
          </a:r>
        </a:p>
      </dgm:t>
    </dgm:pt>
    <dgm:pt modelId="{72F39A5E-F6E3-4CEB-B03C-3050B4F548BF}" type="parTrans" cxnId="{944C0843-002A-47D5-8D88-A56D6912A687}">
      <dgm:prSet/>
      <dgm:spPr/>
      <dgm:t>
        <a:bodyPr/>
        <a:lstStyle/>
        <a:p>
          <a:endParaRPr lang="zh-CN" altLang="en-US"/>
        </a:p>
      </dgm:t>
    </dgm:pt>
    <dgm:pt modelId="{62FAC87F-4C7A-4265-92A4-64BC1EFEB91B}" type="sibTrans" cxnId="{944C0843-002A-47D5-8D88-A56D6912A687}">
      <dgm:prSet/>
      <dgm:spPr/>
      <dgm:t>
        <a:bodyPr/>
        <a:lstStyle/>
        <a:p>
          <a:endParaRPr lang="zh-CN" altLang="en-US"/>
        </a:p>
      </dgm:t>
    </dgm:pt>
    <dgm:pt modelId="{896C9650-51BF-442F-AE86-A78AA8DE0263}">
      <dgm:prSet phldrT="[文本]" custT="1"/>
      <dgm:spPr/>
      <dgm:t>
        <a:bodyPr/>
        <a:lstStyle/>
        <a:p>
          <a:r>
            <a:rPr lang="zh-CN" altLang="en-US" sz="1200">
              <a:latin typeface="仿宋" panose="02010609060101010101" pitchFamily="49" charset="-122"/>
              <a:ea typeface="仿宋" panose="02010609060101010101" pitchFamily="49" charset="-122"/>
            </a:rPr>
            <a:t>不希望签订长期租房合同。</a:t>
          </a:r>
        </a:p>
      </dgm:t>
    </dgm:pt>
    <dgm:pt modelId="{F06ED645-589A-4D1E-A0AC-EA49E8728452}" type="parTrans" cxnId="{023A44C2-5470-4C9D-AE8B-48080449B5A0}">
      <dgm:prSet/>
      <dgm:spPr/>
      <dgm:t>
        <a:bodyPr/>
        <a:lstStyle/>
        <a:p>
          <a:endParaRPr lang="zh-CN" altLang="en-US"/>
        </a:p>
      </dgm:t>
    </dgm:pt>
    <dgm:pt modelId="{915888E5-8015-490D-863B-A26390978C98}" type="sibTrans" cxnId="{023A44C2-5470-4C9D-AE8B-48080449B5A0}">
      <dgm:prSet/>
      <dgm:spPr/>
      <dgm:t>
        <a:bodyPr/>
        <a:lstStyle/>
        <a:p>
          <a:endParaRPr lang="zh-CN" altLang="en-US"/>
        </a:p>
      </dgm:t>
    </dgm:pt>
    <dgm:pt modelId="{9A65A70C-C918-4596-B707-46E16555A477}">
      <dgm:prSet phldrT="[文本]"/>
      <dgm:spPr/>
      <dgm:t>
        <a:bodyPr/>
        <a:lstStyle/>
        <a:p>
          <a:r>
            <a:rPr lang="en-US" altLang="zh-CN"/>
            <a:t>72%</a:t>
          </a:r>
          <a:endParaRPr lang="zh-CN" altLang="en-US"/>
        </a:p>
      </dgm:t>
    </dgm:pt>
    <dgm:pt modelId="{8537AF35-6B90-4B29-A41B-66C1A7310133}" type="parTrans" cxnId="{D31141D8-794F-44C1-A773-9A8B8F4008A5}">
      <dgm:prSet/>
      <dgm:spPr/>
      <dgm:t>
        <a:bodyPr/>
        <a:lstStyle/>
        <a:p>
          <a:endParaRPr lang="zh-CN" altLang="en-US"/>
        </a:p>
      </dgm:t>
    </dgm:pt>
    <dgm:pt modelId="{A80CE737-195B-47E0-A8B3-EBA4CF0F95C0}" type="sibTrans" cxnId="{D31141D8-794F-44C1-A773-9A8B8F4008A5}">
      <dgm:prSet/>
      <dgm:spPr/>
      <dgm:t>
        <a:bodyPr/>
        <a:lstStyle/>
        <a:p>
          <a:endParaRPr lang="zh-CN" altLang="en-US"/>
        </a:p>
      </dgm:t>
    </dgm:pt>
    <dgm:pt modelId="{848BF693-D2D2-43ED-BC20-F111B9EB31CC}" type="pres">
      <dgm:prSet presAssocID="{37A7B863-A32D-48C1-898C-0A8A007542B0}" presName="Name0" presStyleCnt="0">
        <dgm:presLayoutVars>
          <dgm:chMax val="7"/>
          <dgm:chPref val="7"/>
          <dgm:dir/>
          <dgm:animOne val="branch"/>
          <dgm:animLvl val="lvl"/>
        </dgm:presLayoutVars>
      </dgm:prSet>
      <dgm:spPr/>
    </dgm:pt>
    <dgm:pt modelId="{BE3D21DA-771B-48C8-B101-AFEC88BFFFBB}" type="pres">
      <dgm:prSet presAssocID="{EBC3E919-C551-4053-A392-AE9B05E06DA2}" presName="ParentComposite" presStyleCnt="0"/>
      <dgm:spPr/>
    </dgm:pt>
    <dgm:pt modelId="{E4004F40-6D7F-4C3B-9004-FBD5247B5B35}" type="pres">
      <dgm:prSet presAssocID="{EBC3E919-C551-4053-A392-AE9B05E06DA2}" presName="Chord" presStyleLbl="bgShp" presStyleIdx="0" presStyleCnt="4"/>
      <dgm:spPr/>
    </dgm:pt>
    <dgm:pt modelId="{6D980C3B-CE69-4AA6-BA7C-B7A8514FF243}" type="pres">
      <dgm:prSet presAssocID="{EBC3E919-C551-4053-A392-AE9B05E06DA2}" presName="Pie" presStyleLbl="alignNode1" presStyleIdx="0" presStyleCnt="4"/>
      <dgm:spPr/>
    </dgm:pt>
    <dgm:pt modelId="{A1DAB13E-BC19-4F92-A0D8-BD0E3D8132DB}" type="pres">
      <dgm:prSet presAssocID="{EBC3E919-C551-4053-A392-AE9B05E06DA2}" presName="Parent" presStyleLbl="revTx" presStyleIdx="0" presStyleCnt="8">
        <dgm:presLayoutVars>
          <dgm:chMax val="1"/>
          <dgm:chPref val="1"/>
          <dgm:bulletEnabled val="1"/>
        </dgm:presLayoutVars>
      </dgm:prSet>
      <dgm:spPr/>
    </dgm:pt>
    <dgm:pt modelId="{FA8DC304-DC3A-46A1-BFC5-7AC1028648FF}" type="pres">
      <dgm:prSet presAssocID="{C371F07E-78AA-41ED-A1CE-9D7ECF1E5B9F}" presName="negSibTrans" presStyleCnt="0"/>
      <dgm:spPr/>
    </dgm:pt>
    <dgm:pt modelId="{4995D531-F6AE-4F43-B920-0F6B53646E99}" type="pres">
      <dgm:prSet presAssocID="{EBC3E919-C551-4053-A392-AE9B05E06DA2}" presName="composite" presStyleCnt="0"/>
      <dgm:spPr/>
    </dgm:pt>
    <dgm:pt modelId="{E634495E-0256-4520-BFEF-D4539D02515F}" type="pres">
      <dgm:prSet presAssocID="{EBC3E919-C551-4053-A392-AE9B05E06DA2}" presName="Child" presStyleLbl="revTx" presStyleIdx="1" presStyleCnt="8" custScaleY="100290">
        <dgm:presLayoutVars>
          <dgm:chMax val="0"/>
          <dgm:chPref val="0"/>
          <dgm:bulletEnabled val="1"/>
        </dgm:presLayoutVars>
      </dgm:prSet>
      <dgm:spPr/>
    </dgm:pt>
    <dgm:pt modelId="{27A10187-5E96-449B-A55C-C5393CD55AB5}" type="pres">
      <dgm:prSet presAssocID="{A21E7835-B894-4AA7-BEB9-29B4A6322CEC}" presName="sibTrans" presStyleCnt="0"/>
      <dgm:spPr/>
    </dgm:pt>
    <dgm:pt modelId="{85976C34-5995-4D9B-838E-2AC4EEBF72D5}" type="pres">
      <dgm:prSet presAssocID="{F9186C4D-B910-4247-999D-EBA4AB51A567}" presName="ParentComposite" presStyleCnt="0"/>
      <dgm:spPr/>
    </dgm:pt>
    <dgm:pt modelId="{ECB1792D-24CD-4AC5-B88F-530D4FD67F72}" type="pres">
      <dgm:prSet presAssocID="{F9186C4D-B910-4247-999D-EBA4AB51A567}" presName="Chord" presStyleLbl="bgShp" presStyleIdx="1" presStyleCnt="4"/>
      <dgm:spPr/>
    </dgm:pt>
    <dgm:pt modelId="{17296079-DB23-4731-B912-08CA6DC1EEB7}" type="pres">
      <dgm:prSet presAssocID="{F9186C4D-B910-4247-999D-EBA4AB51A567}" presName="Pie" presStyleLbl="alignNode1" presStyleIdx="1" presStyleCnt="4"/>
      <dgm:spPr/>
    </dgm:pt>
    <dgm:pt modelId="{12FB719C-4C40-4226-B81C-C613460B61C4}" type="pres">
      <dgm:prSet presAssocID="{F9186C4D-B910-4247-999D-EBA4AB51A567}" presName="Parent" presStyleLbl="revTx" presStyleIdx="2" presStyleCnt="8">
        <dgm:presLayoutVars>
          <dgm:chMax val="1"/>
          <dgm:chPref val="1"/>
          <dgm:bulletEnabled val="1"/>
        </dgm:presLayoutVars>
      </dgm:prSet>
      <dgm:spPr/>
    </dgm:pt>
    <dgm:pt modelId="{57A5BB57-5B75-4C06-A622-553FF1FCE998}" type="pres">
      <dgm:prSet presAssocID="{38F461D8-EFFC-414B-A3DF-E2585EF89A1E}" presName="negSibTrans" presStyleCnt="0"/>
      <dgm:spPr/>
    </dgm:pt>
    <dgm:pt modelId="{BAB02F0A-5D5D-4D70-AD6C-9D7CB0EE883F}" type="pres">
      <dgm:prSet presAssocID="{F9186C4D-B910-4247-999D-EBA4AB51A567}" presName="composite" presStyleCnt="0"/>
      <dgm:spPr/>
    </dgm:pt>
    <dgm:pt modelId="{09844C19-42F5-49A5-B735-CDB91E27024F}" type="pres">
      <dgm:prSet presAssocID="{F9186C4D-B910-4247-999D-EBA4AB51A567}" presName="Child" presStyleLbl="revTx" presStyleIdx="3" presStyleCnt="8">
        <dgm:presLayoutVars>
          <dgm:chMax val="0"/>
          <dgm:chPref val="0"/>
          <dgm:bulletEnabled val="1"/>
        </dgm:presLayoutVars>
      </dgm:prSet>
      <dgm:spPr/>
    </dgm:pt>
    <dgm:pt modelId="{29CBAE4A-DC9C-4F38-8660-56A323AAF79E}" type="pres">
      <dgm:prSet presAssocID="{D961067A-6E4C-476C-BD4A-78C5A7B92175}" presName="sibTrans" presStyleCnt="0"/>
      <dgm:spPr/>
    </dgm:pt>
    <dgm:pt modelId="{F641102C-7FDA-4004-8D39-EC0D6C125517}" type="pres">
      <dgm:prSet presAssocID="{9A65A70C-C918-4596-B707-46E16555A477}" presName="ParentComposite" presStyleCnt="0"/>
      <dgm:spPr/>
    </dgm:pt>
    <dgm:pt modelId="{E53F34A6-C806-474C-A634-2FC11BC08DE6}" type="pres">
      <dgm:prSet presAssocID="{9A65A70C-C918-4596-B707-46E16555A477}" presName="Chord" presStyleLbl="bgShp" presStyleIdx="2" presStyleCnt="4"/>
      <dgm:spPr/>
    </dgm:pt>
    <dgm:pt modelId="{449F297F-010A-4D01-B18B-766D41498986}" type="pres">
      <dgm:prSet presAssocID="{9A65A70C-C918-4596-B707-46E16555A477}" presName="Pie" presStyleLbl="alignNode1" presStyleIdx="2" presStyleCnt="4"/>
      <dgm:spPr/>
    </dgm:pt>
    <dgm:pt modelId="{4D883839-339A-44AF-B943-9D9B40498F5F}" type="pres">
      <dgm:prSet presAssocID="{9A65A70C-C918-4596-B707-46E16555A477}" presName="Parent" presStyleLbl="revTx" presStyleIdx="4" presStyleCnt="8">
        <dgm:presLayoutVars>
          <dgm:chMax val="1"/>
          <dgm:chPref val="1"/>
          <dgm:bulletEnabled val="1"/>
        </dgm:presLayoutVars>
      </dgm:prSet>
      <dgm:spPr/>
    </dgm:pt>
    <dgm:pt modelId="{788CE7C0-6B9F-4C0E-9DDB-0E21E5A5DF76}" type="pres">
      <dgm:prSet presAssocID="{915888E5-8015-490D-863B-A26390978C98}" presName="negSibTrans" presStyleCnt="0"/>
      <dgm:spPr/>
    </dgm:pt>
    <dgm:pt modelId="{34F4507E-93DD-4E22-B39C-CFE626303501}" type="pres">
      <dgm:prSet presAssocID="{9A65A70C-C918-4596-B707-46E16555A477}" presName="composite" presStyleCnt="0"/>
      <dgm:spPr/>
    </dgm:pt>
    <dgm:pt modelId="{F6BF547B-E0B4-4D1E-9A77-7179DAD214AB}" type="pres">
      <dgm:prSet presAssocID="{9A65A70C-C918-4596-B707-46E16555A477}" presName="Child" presStyleLbl="revTx" presStyleIdx="5" presStyleCnt="8">
        <dgm:presLayoutVars>
          <dgm:chMax val="0"/>
          <dgm:chPref val="0"/>
          <dgm:bulletEnabled val="1"/>
        </dgm:presLayoutVars>
      </dgm:prSet>
      <dgm:spPr/>
    </dgm:pt>
    <dgm:pt modelId="{73F550A4-F0AF-4663-BB18-C97AE333B8D1}" type="pres">
      <dgm:prSet presAssocID="{A80CE737-195B-47E0-A8B3-EBA4CF0F95C0}" presName="sibTrans" presStyleCnt="0"/>
      <dgm:spPr/>
    </dgm:pt>
    <dgm:pt modelId="{7C583D65-6008-4546-B3F3-0E796896A0E8}" type="pres">
      <dgm:prSet presAssocID="{3D77F588-7E73-4528-8FBE-4A0B74291ECE}" presName="ParentComposite" presStyleCnt="0"/>
      <dgm:spPr/>
    </dgm:pt>
    <dgm:pt modelId="{FBE1245A-F880-4D6D-AF88-1BF44CF19DB1}" type="pres">
      <dgm:prSet presAssocID="{3D77F588-7E73-4528-8FBE-4A0B74291ECE}" presName="Chord" presStyleLbl="bgShp" presStyleIdx="3" presStyleCnt="4"/>
      <dgm:spPr/>
    </dgm:pt>
    <dgm:pt modelId="{6BFA2D42-3F3E-4BED-A2C1-20A0286920A7}" type="pres">
      <dgm:prSet presAssocID="{3D77F588-7E73-4528-8FBE-4A0B74291ECE}" presName="Pie" presStyleLbl="alignNode1" presStyleIdx="3" presStyleCnt="4"/>
      <dgm:spPr/>
    </dgm:pt>
    <dgm:pt modelId="{E71ED5EB-1E81-45ED-BB62-21509EC31822}" type="pres">
      <dgm:prSet presAssocID="{3D77F588-7E73-4528-8FBE-4A0B74291ECE}" presName="Parent" presStyleLbl="revTx" presStyleIdx="6" presStyleCnt="8">
        <dgm:presLayoutVars>
          <dgm:chMax val="1"/>
          <dgm:chPref val="1"/>
          <dgm:bulletEnabled val="1"/>
        </dgm:presLayoutVars>
      </dgm:prSet>
      <dgm:spPr/>
    </dgm:pt>
    <dgm:pt modelId="{73DA74D5-A6D6-42EA-8F22-8989DD37E1EF}" type="pres">
      <dgm:prSet presAssocID="{62FAC87F-4C7A-4265-92A4-64BC1EFEB91B}" presName="negSibTrans" presStyleCnt="0"/>
      <dgm:spPr/>
    </dgm:pt>
    <dgm:pt modelId="{7D9AFE89-B750-4157-BFBA-CC4CE71ED133}" type="pres">
      <dgm:prSet presAssocID="{3D77F588-7E73-4528-8FBE-4A0B74291ECE}" presName="composite" presStyleCnt="0"/>
      <dgm:spPr/>
    </dgm:pt>
    <dgm:pt modelId="{A941D08C-7A95-4E69-AF03-36AD6B0F9A1E}" type="pres">
      <dgm:prSet presAssocID="{3D77F588-7E73-4528-8FBE-4A0B74291ECE}" presName="Child" presStyleLbl="revTx" presStyleIdx="7" presStyleCnt="8">
        <dgm:presLayoutVars>
          <dgm:chMax val="0"/>
          <dgm:chPref val="0"/>
          <dgm:bulletEnabled val="1"/>
        </dgm:presLayoutVars>
      </dgm:prSet>
      <dgm:spPr/>
    </dgm:pt>
  </dgm:ptLst>
  <dgm:cxnLst>
    <dgm:cxn modelId="{09151A05-CFD2-4048-99D4-2B669094E44D}" type="presOf" srcId="{9A65A70C-C918-4596-B707-46E16555A477}" destId="{4D883839-339A-44AF-B943-9D9B40498F5F}" srcOrd="0" destOrd="0" presId="urn:microsoft.com/office/officeart/2009/3/layout/PieProcess"/>
    <dgm:cxn modelId="{21271421-5AE2-4C67-A156-DB3881E8057F}" srcId="{F9186C4D-B910-4247-999D-EBA4AB51A567}" destId="{7910F1C6-3583-4C67-98EF-1D02CFED4771}" srcOrd="0" destOrd="0" parTransId="{074956E6-4044-4F63-A95E-F032DFEB3CE8}" sibTransId="{38F461D8-EFFC-414B-A3DF-E2585EF89A1E}"/>
    <dgm:cxn modelId="{A63C9E33-27E8-43F2-B957-4D2B68347833}" type="presOf" srcId="{3D77F588-7E73-4528-8FBE-4A0B74291ECE}" destId="{E71ED5EB-1E81-45ED-BB62-21509EC31822}" srcOrd="0" destOrd="0" presId="urn:microsoft.com/office/officeart/2009/3/layout/PieProcess"/>
    <dgm:cxn modelId="{944C0843-002A-47D5-8D88-A56D6912A687}" srcId="{3D77F588-7E73-4528-8FBE-4A0B74291ECE}" destId="{6A1283A9-FC13-49E8-AAC0-C50D29D1C8E2}" srcOrd="0" destOrd="0" parTransId="{72F39A5E-F6E3-4CEB-B03C-3050B4F548BF}" sibTransId="{62FAC87F-4C7A-4265-92A4-64BC1EFEB91B}"/>
    <dgm:cxn modelId="{3EA5EE66-8F72-4A26-8634-F1213A352200}" srcId="{EBC3E919-C551-4053-A392-AE9B05E06DA2}" destId="{B9E8F9B1-EC10-4FDD-8388-DF2F8146883A}" srcOrd="0" destOrd="0" parTransId="{5FD4FD23-4C86-45CC-9E9D-DD92BFBB8D85}" sibTransId="{C371F07E-78AA-41ED-A1CE-9D7ECF1E5B9F}"/>
    <dgm:cxn modelId="{1465137B-D585-4F6B-892D-2A5632E9F992}" type="presOf" srcId="{EBC3E919-C551-4053-A392-AE9B05E06DA2}" destId="{A1DAB13E-BC19-4F92-A0D8-BD0E3D8132DB}" srcOrd="0" destOrd="0" presId="urn:microsoft.com/office/officeart/2009/3/layout/PieProcess"/>
    <dgm:cxn modelId="{B276917C-E3DC-4085-BAD2-DA6545F848F8}" srcId="{37A7B863-A32D-48C1-898C-0A8A007542B0}" destId="{3D77F588-7E73-4528-8FBE-4A0B74291ECE}" srcOrd="3" destOrd="0" parTransId="{C76F733C-2E6D-4BAC-919F-11AFEC654807}" sibTransId="{D37AC9A7-3FD9-4AB5-95C1-745D9C313EC7}"/>
    <dgm:cxn modelId="{F76E137D-7AB7-40B8-B3B8-FE73BC000E79}" type="presOf" srcId="{7910F1C6-3583-4C67-98EF-1D02CFED4771}" destId="{09844C19-42F5-49A5-B735-CDB91E27024F}" srcOrd="0" destOrd="0" presId="urn:microsoft.com/office/officeart/2009/3/layout/PieProcess"/>
    <dgm:cxn modelId="{A372A380-D3FE-49E0-8554-44AD60C883A9}" type="presOf" srcId="{6A1283A9-FC13-49E8-AAC0-C50D29D1C8E2}" destId="{A941D08C-7A95-4E69-AF03-36AD6B0F9A1E}" srcOrd="0" destOrd="0" presId="urn:microsoft.com/office/officeart/2009/3/layout/PieProcess"/>
    <dgm:cxn modelId="{4C50BD89-C7B4-4BEF-AE3D-D37EDCD49C82}" type="presOf" srcId="{37A7B863-A32D-48C1-898C-0A8A007542B0}" destId="{848BF693-D2D2-43ED-BC20-F111B9EB31CC}" srcOrd="0" destOrd="0" presId="urn:microsoft.com/office/officeart/2009/3/layout/PieProcess"/>
    <dgm:cxn modelId="{CFC395A7-95AD-43BB-ABDB-B72378C4B323}" type="presOf" srcId="{B9E8F9B1-EC10-4FDD-8388-DF2F8146883A}" destId="{E634495E-0256-4520-BFEF-D4539D02515F}" srcOrd="0" destOrd="0" presId="urn:microsoft.com/office/officeart/2009/3/layout/PieProcess"/>
    <dgm:cxn modelId="{6624CDB1-509E-411B-9377-59632EF6546A}" srcId="{37A7B863-A32D-48C1-898C-0A8A007542B0}" destId="{EBC3E919-C551-4053-A392-AE9B05E06DA2}" srcOrd="0" destOrd="0" parTransId="{DE737C0B-2BF6-4469-BC0D-ECC91692A8E7}" sibTransId="{A21E7835-B894-4AA7-BEB9-29B4A6322CEC}"/>
    <dgm:cxn modelId="{AFB6B3BF-B2A4-4CFA-ACCA-5E4860A4E5B4}" srcId="{37A7B863-A32D-48C1-898C-0A8A007542B0}" destId="{F9186C4D-B910-4247-999D-EBA4AB51A567}" srcOrd="1" destOrd="0" parTransId="{012D2B1E-19B9-4440-A012-A343B40CE66A}" sibTransId="{D961067A-6E4C-476C-BD4A-78C5A7B92175}"/>
    <dgm:cxn modelId="{023A44C2-5470-4C9D-AE8B-48080449B5A0}" srcId="{9A65A70C-C918-4596-B707-46E16555A477}" destId="{896C9650-51BF-442F-AE86-A78AA8DE0263}" srcOrd="0" destOrd="0" parTransId="{F06ED645-589A-4D1E-A0AC-EA49E8728452}" sibTransId="{915888E5-8015-490D-863B-A26390978C98}"/>
    <dgm:cxn modelId="{D5DB7AD3-AFC9-4B7A-96F0-0918EF3DB49D}" type="presOf" srcId="{F9186C4D-B910-4247-999D-EBA4AB51A567}" destId="{12FB719C-4C40-4226-B81C-C613460B61C4}" srcOrd="0" destOrd="0" presId="urn:microsoft.com/office/officeart/2009/3/layout/PieProcess"/>
    <dgm:cxn modelId="{D31141D8-794F-44C1-A773-9A8B8F4008A5}" srcId="{37A7B863-A32D-48C1-898C-0A8A007542B0}" destId="{9A65A70C-C918-4596-B707-46E16555A477}" srcOrd="2" destOrd="0" parTransId="{8537AF35-6B90-4B29-A41B-66C1A7310133}" sibTransId="{A80CE737-195B-47E0-A8B3-EBA4CF0F95C0}"/>
    <dgm:cxn modelId="{EC45E0E6-E067-482D-8F71-011810F96026}" type="presOf" srcId="{896C9650-51BF-442F-AE86-A78AA8DE0263}" destId="{F6BF547B-E0B4-4D1E-9A77-7179DAD214AB}" srcOrd="0" destOrd="0" presId="urn:microsoft.com/office/officeart/2009/3/layout/PieProcess"/>
    <dgm:cxn modelId="{40135727-6E98-4F8E-8DAE-CADA7C6EB836}" type="presParOf" srcId="{848BF693-D2D2-43ED-BC20-F111B9EB31CC}" destId="{BE3D21DA-771B-48C8-B101-AFEC88BFFFBB}" srcOrd="0" destOrd="0" presId="urn:microsoft.com/office/officeart/2009/3/layout/PieProcess"/>
    <dgm:cxn modelId="{93210C63-4B4C-417B-A043-CAB81A5230CF}" type="presParOf" srcId="{BE3D21DA-771B-48C8-B101-AFEC88BFFFBB}" destId="{E4004F40-6D7F-4C3B-9004-FBD5247B5B35}" srcOrd="0" destOrd="0" presId="urn:microsoft.com/office/officeart/2009/3/layout/PieProcess"/>
    <dgm:cxn modelId="{39747D13-5948-4343-AF60-576DFFD5882D}" type="presParOf" srcId="{BE3D21DA-771B-48C8-B101-AFEC88BFFFBB}" destId="{6D980C3B-CE69-4AA6-BA7C-B7A8514FF243}" srcOrd="1" destOrd="0" presId="urn:microsoft.com/office/officeart/2009/3/layout/PieProcess"/>
    <dgm:cxn modelId="{7C36A208-388E-406F-9569-E6AC3443768D}" type="presParOf" srcId="{BE3D21DA-771B-48C8-B101-AFEC88BFFFBB}" destId="{A1DAB13E-BC19-4F92-A0D8-BD0E3D8132DB}" srcOrd="2" destOrd="0" presId="urn:microsoft.com/office/officeart/2009/3/layout/PieProcess"/>
    <dgm:cxn modelId="{5ADA7460-4726-4DBF-80D8-1312300E4871}" type="presParOf" srcId="{848BF693-D2D2-43ED-BC20-F111B9EB31CC}" destId="{FA8DC304-DC3A-46A1-BFC5-7AC1028648FF}" srcOrd="1" destOrd="0" presId="urn:microsoft.com/office/officeart/2009/3/layout/PieProcess"/>
    <dgm:cxn modelId="{0F1181B5-B584-48BC-8BDB-675F27B1206C}" type="presParOf" srcId="{848BF693-D2D2-43ED-BC20-F111B9EB31CC}" destId="{4995D531-F6AE-4F43-B920-0F6B53646E99}" srcOrd="2" destOrd="0" presId="urn:microsoft.com/office/officeart/2009/3/layout/PieProcess"/>
    <dgm:cxn modelId="{28C94176-CAED-4871-9336-4B886035E5EC}" type="presParOf" srcId="{4995D531-F6AE-4F43-B920-0F6B53646E99}" destId="{E634495E-0256-4520-BFEF-D4539D02515F}" srcOrd="0" destOrd="0" presId="urn:microsoft.com/office/officeart/2009/3/layout/PieProcess"/>
    <dgm:cxn modelId="{177BBB6C-6242-4E6C-B2B9-D838999164AE}" type="presParOf" srcId="{848BF693-D2D2-43ED-BC20-F111B9EB31CC}" destId="{27A10187-5E96-449B-A55C-C5393CD55AB5}" srcOrd="3" destOrd="0" presId="urn:microsoft.com/office/officeart/2009/3/layout/PieProcess"/>
    <dgm:cxn modelId="{2AB83AF8-5D1F-443C-9467-D0CFFBBF0F64}" type="presParOf" srcId="{848BF693-D2D2-43ED-BC20-F111B9EB31CC}" destId="{85976C34-5995-4D9B-838E-2AC4EEBF72D5}" srcOrd="4" destOrd="0" presId="urn:microsoft.com/office/officeart/2009/3/layout/PieProcess"/>
    <dgm:cxn modelId="{76C48C7C-42E6-4B86-8E89-62DD08AF5999}" type="presParOf" srcId="{85976C34-5995-4D9B-838E-2AC4EEBF72D5}" destId="{ECB1792D-24CD-4AC5-B88F-530D4FD67F72}" srcOrd="0" destOrd="0" presId="urn:microsoft.com/office/officeart/2009/3/layout/PieProcess"/>
    <dgm:cxn modelId="{0998142F-3C3B-4972-A5A4-21DEB411EC6A}" type="presParOf" srcId="{85976C34-5995-4D9B-838E-2AC4EEBF72D5}" destId="{17296079-DB23-4731-B912-08CA6DC1EEB7}" srcOrd="1" destOrd="0" presId="urn:microsoft.com/office/officeart/2009/3/layout/PieProcess"/>
    <dgm:cxn modelId="{E151927D-3AD9-4809-9930-EC7938FD008B}" type="presParOf" srcId="{85976C34-5995-4D9B-838E-2AC4EEBF72D5}" destId="{12FB719C-4C40-4226-B81C-C613460B61C4}" srcOrd="2" destOrd="0" presId="urn:microsoft.com/office/officeart/2009/3/layout/PieProcess"/>
    <dgm:cxn modelId="{5C7BEB63-55EA-4023-B222-E2A980848464}" type="presParOf" srcId="{848BF693-D2D2-43ED-BC20-F111B9EB31CC}" destId="{57A5BB57-5B75-4C06-A622-553FF1FCE998}" srcOrd="5" destOrd="0" presId="urn:microsoft.com/office/officeart/2009/3/layout/PieProcess"/>
    <dgm:cxn modelId="{1C9EF41E-43C6-4A31-B3BE-52D611B85A89}" type="presParOf" srcId="{848BF693-D2D2-43ED-BC20-F111B9EB31CC}" destId="{BAB02F0A-5D5D-4D70-AD6C-9D7CB0EE883F}" srcOrd="6" destOrd="0" presId="urn:microsoft.com/office/officeart/2009/3/layout/PieProcess"/>
    <dgm:cxn modelId="{2E18DF72-21F2-404C-B453-C9F2A09E9557}" type="presParOf" srcId="{BAB02F0A-5D5D-4D70-AD6C-9D7CB0EE883F}" destId="{09844C19-42F5-49A5-B735-CDB91E27024F}" srcOrd="0" destOrd="0" presId="urn:microsoft.com/office/officeart/2009/3/layout/PieProcess"/>
    <dgm:cxn modelId="{0B5A9FF8-B18E-4FE7-9197-3984CE74F48E}" type="presParOf" srcId="{848BF693-D2D2-43ED-BC20-F111B9EB31CC}" destId="{29CBAE4A-DC9C-4F38-8660-56A323AAF79E}" srcOrd="7" destOrd="0" presId="urn:microsoft.com/office/officeart/2009/3/layout/PieProcess"/>
    <dgm:cxn modelId="{55176B9D-D4B0-43E6-9E8B-E10E45B45F78}" type="presParOf" srcId="{848BF693-D2D2-43ED-BC20-F111B9EB31CC}" destId="{F641102C-7FDA-4004-8D39-EC0D6C125517}" srcOrd="8" destOrd="0" presId="urn:microsoft.com/office/officeart/2009/3/layout/PieProcess"/>
    <dgm:cxn modelId="{A42B5692-48D0-4E2D-AD73-A267B8EB4343}" type="presParOf" srcId="{F641102C-7FDA-4004-8D39-EC0D6C125517}" destId="{E53F34A6-C806-474C-A634-2FC11BC08DE6}" srcOrd="0" destOrd="0" presId="urn:microsoft.com/office/officeart/2009/3/layout/PieProcess"/>
    <dgm:cxn modelId="{1A5D1E9B-FF46-4933-89B1-D57A07E8E670}" type="presParOf" srcId="{F641102C-7FDA-4004-8D39-EC0D6C125517}" destId="{449F297F-010A-4D01-B18B-766D41498986}" srcOrd="1" destOrd="0" presId="urn:microsoft.com/office/officeart/2009/3/layout/PieProcess"/>
    <dgm:cxn modelId="{1DF49F0E-1A45-4C02-98B1-F3645B011F0E}" type="presParOf" srcId="{F641102C-7FDA-4004-8D39-EC0D6C125517}" destId="{4D883839-339A-44AF-B943-9D9B40498F5F}" srcOrd="2" destOrd="0" presId="urn:microsoft.com/office/officeart/2009/3/layout/PieProcess"/>
    <dgm:cxn modelId="{3EDC2121-AA7B-450B-9EBD-A1A96DC8CBA1}" type="presParOf" srcId="{848BF693-D2D2-43ED-BC20-F111B9EB31CC}" destId="{788CE7C0-6B9F-4C0E-9DDB-0E21E5A5DF76}" srcOrd="9" destOrd="0" presId="urn:microsoft.com/office/officeart/2009/3/layout/PieProcess"/>
    <dgm:cxn modelId="{0ADD01A1-F094-461A-B4D5-7818E0EAE469}" type="presParOf" srcId="{848BF693-D2D2-43ED-BC20-F111B9EB31CC}" destId="{34F4507E-93DD-4E22-B39C-CFE626303501}" srcOrd="10" destOrd="0" presId="urn:microsoft.com/office/officeart/2009/3/layout/PieProcess"/>
    <dgm:cxn modelId="{67B15751-80C9-4EDA-9340-DDF67A621C7A}" type="presParOf" srcId="{34F4507E-93DD-4E22-B39C-CFE626303501}" destId="{F6BF547B-E0B4-4D1E-9A77-7179DAD214AB}" srcOrd="0" destOrd="0" presId="urn:microsoft.com/office/officeart/2009/3/layout/PieProcess"/>
    <dgm:cxn modelId="{E2AE6B87-E5FF-48D9-8A77-E2B2601C0615}" type="presParOf" srcId="{848BF693-D2D2-43ED-BC20-F111B9EB31CC}" destId="{73F550A4-F0AF-4663-BB18-C97AE333B8D1}" srcOrd="11" destOrd="0" presId="urn:microsoft.com/office/officeart/2009/3/layout/PieProcess"/>
    <dgm:cxn modelId="{C6536D54-3C69-4CA3-8081-91437120935D}" type="presParOf" srcId="{848BF693-D2D2-43ED-BC20-F111B9EB31CC}" destId="{7C583D65-6008-4546-B3F3-0E796896A0E8}" srcOrd="12" destOrd="0" presId="urn:microsoft.com/office/officeart/2009/3/layout/PieProcess"/>
    <dgm:cxn modelId="{48DA24C1-4819-4BD0-B7F0-EE2306EBCE65}" type="presParOf" srcId="{7C583D65-6008-4546-B3F3-0E796896A0E8}" destId="{FBE1245A-F880-4D6D-AF88-1BF44CF19DB1}" srcOrd="0" destOrd="0" presId="urn:microsoft.com/office/officeart/2009/3/layout/PieProcess"/>
    <dgm:cxn modelId="{EC688453-D2DD-4495-89DF-034690E21C99}" type="presParOf" srcId="{7C583D65-6008-4546-B3F3-0E796896A0E8}" destId="{6BFA2D42-3F3E-4BED-A2C1-20A0286920A7}" srcOrd="1" destOrd="0" presId="urn:microsoft.com/office/officeart/2009/3/layout/PieProcess"/>
    <dgm:cxn modelId="{E1CCFB84-6DB2-41FE-BBFB-50215EC55777}" type="presParOf" srcId="{7C583D65-6008-4546-B3F3-0E796896A0E8}" destId="{E71ED5EB-1E81-45ED-BB62-21509EC31822}" srcOrd="2" destOrd="0" presId="urn:microsoft.com/office/officeart/2009/3/layout/PieProcess"/>
    <dgm:cxn modelId="{607C36D8-B3C9-4E9C-A17B-34BAABED48B3}" type="presParOf" srcId="{848BF693-D2D2-43ED-BC20-F111B9EB31CC}" destId="{73DA74D5-A6D6-42EA-8F22-8989DD37E1EF}" srcOrd="13" destOrd="0" presId="urn:microsoft.com/office/officeart/2009/3/layout/PieProcess"/>
    <dgm:cxn modelId="{CA077880-18E5-478A-94B6-773198673865}" type="presParOf" srcId="{848BF693-D2D2-43ED-BC20-F111B9EB31CC}" destId="{7D9AFE89-B750-4157-BFBA-CC4CE71ED133}" srcOrd="14" destOrd="0" presId="urn:microsoft.com/office/officeart/2009/3/layout/PieProcess"/>
    <dgm:cxn modelId="{B723C363-335F-40D0-8B37-478CC4A58B98}" type="presParOf" srcId="{7D9AFE89-B750-4157-BFBA-CC4CE71ED133}" destId="{A941D08C-7A95-4E69-AF03-36AD6B0F9A1E}" srcOrd="0" destOrd="0" presId="urn:microsoft.com/office/officeart/2009/3/layout/PieProcess"/>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1E6AB33-5761-44DD-A01E-83F8D782F624}" type="doc">
      <dgm:prSet loTypeId="urn:microsoft.com/office/officeart/2005/8/layout/chevron2" loCatId="list" qsTypeId="urn:microsoft.com/office/officeart/2005/8/quickstyle/3d4" qsCatId="3D" csTypeId="urn:microsoft.com/office/officeart/2005/8/colors/accent1_2" csCatId="accent1" phldr="1"/>
      <dgm:spPr/>
      <dgm:t>
        <a:bodyPr/>
        <a:lstStyle/>
        <a:p>
          <a:endParaRPr lang="zh-CN" altLang="en-US"/>
        </a:p>
      </dgm:t>
    </dgm:pt>
    <dgm:pt modelId="{901E1012-DB26-4914-8B5B-B3E6F7C8291B}">
      <dgm:prSet phldrT="[文本]" custT="1"/>
      <dgm:spPr/>
      <dgm:t>
        <a:bodyPr/>
        <a:lstStyle/>
        <a:p>
          <a:pPr algn="ctr"/>
          <a:r>
            <a:rPr lang="en-US" altLang="zh-CN" sz="1600"/>
            <a:t>90%</a:t>
          </a:r>
          <a:endParaRPr lang="zh-CN" altLang="en-US" sz="1600"/>
        </a:p>
      </dgm:t>
    </dgm:pt>
    <dgm:pt modelId="{FCF63F45-F5AA-47A2-8539-07A6C0408A66}" type="parTrans" cxnId="{C0F81FDA-B182-4906-8E76-C292CE365AD1}">
      <dgm:prSet/>
      <dgm:spPr/>
      <dgm:t>
        <a:bodyPr/>
        <a:lstStyle/>
        <a:p>
          <a:pPr algn="l"/>
          <a:endParaRPr lang="zh-CN" altLang="en-US"/>
        </a:p>
      </dgm:t>
    </dgm:pt>
    <dgm:pt modelId="{628B804C-CC3D-4282-A46D-82AF45DD4D19}" type="sibTrans" cxnId="{C0F81FDA-B182-4906-8E76-C292CE365AD1}">
      <dgm:prSet/>
      <dgm:spPr/>
      <dgm:t>
        <a:bodyPr/>
        <a:lstStyle/>
        <a:p>
          <a:pPr algn="l"/>
          <a:endParaRPr lang="zh-CN" altLang="en-US"/>
        </a:p>
      </dgm:t>
    </dgm:pt>
    <dgm:pt modelId="{E4BDDF25-46D9-4B0D-ADDF-8D1743081302}">
      <dgm:prSet phldrT="[文本]"/>
      <dgm:spPr/>
      <dgm:t>
        <a:bodyPr/>
        <a:lstStyle/>
        <a:p>
          <a:pPr algn="l"/>
          <a:r>
            <a:rPr lang="en-US" altLang="zh-CN">
              <a:latin typeface="仿宋" panose="02010609060101010101" pitchFamily="49" charset="-122"/>
              <a:ea typeface="仿宋" panose="02010609060101010101" pitchFamily="49" charset="-122"/>
            </a:rPr>
            <a:t>90%</a:t>
          </a:r>
          <a:r>
            <a:rPr lang="zh-CN" altLang="en-US">
              <a:latin typeface="仿宋" panose="02010609060101010101" pitchFamily="49" charset="-122"/>
              <a:ea typeface="仿宋" panose="02010609060101010101" pitchFamily="49" charset="-122"/>
            </a:rPr>
            <a:t>的既有平台不支持以距各院校校园距离及通勤时间等扩展信息筛选房源</a:t>
          </a:r>
          <a:r>
            <a:rPr lang="zh-CN" altLang="en-US"/>
            <a:t>。</a:t>
          </a:r>
        </a:p>
      </dgm:t>
    </dgm:pt>
    <dgm:pt modelId="{B217FC57-7473-4E17-BC9B-42BF2080F349}" type="parTrans" cxnId="{92A45A14-559F-4E43-B26B-2D7B38B75DC2}">
      <dgm:prSet/>
      <dgm:spPr/>
      <dgm:t>
        <a:bodyPr/>
        <a:lstStyle/>
        <a:p>
          <a:pPr algn="l"/>
          <a:endParaRPr lang="zh-CN" altLang="en-US"/>
        </a:p>
      </dgm:t>
    </dgm:pt>
    <dgm:pt modelId="{07749EDB-587E-4306-9CD5-78EC1E2E27E3}" type="sibTrans" cxnId="{92A45A14-559F-4E43-B26B-2D7B38B75DC2}">
      <dgm:prSet/>
      <dgm:spPr/>
      <dgm:t>
        <a:bodyPr/>
        <a:lstStyle/>
        <a:p>
          <a:pPr algn="l"/>
          <a:endParaRPr lang="zh-CN" altLang="en-US"/>
        </a:p>
      </dgm:t>
    </dgm:pt>
    <dgm:pt modelId="{F37CE773-E38D-4952-9263-00C1549D2962}">
      <dgm:prSet phldrT="[文本]" custT="1"/>
      <dgm:spPr/>
      <dgm:t>
        <a:bodyPr/>
        <a:lstStyle/>
        <a:p>
          <a:pPr algn="ctr"/>
          <a:r>
            <a:rPr lang="en-US" altLang="zh-CN" sz="1600"/>
            <a:t>85%</a:t>
          </a:r>
          <a:endParaRPr lang="zh-CN" altLang="en-US" sz="1600"/>
        </a:p>
      </dgm:t>
    </dgm:pt>
    <dgm:pt modelId="{DF9265E1-FA51-45CA-AEA5-13C8C2BC428F}" type="parTrans" cxnId="{5FB7CFD1-1E45-4F81-A5B2-D034F08FE055}">
      <dgm:prSet/>
      <dgm:spPr/>
      <dgm:t>
        <a:bodyPr/>
        <a:lstStyle/>
        <a:p>
          <a:pPr algn="l"/>
          <a:endParaRPr lang="zh-CN" altLang="en-US"/>
        </a:p>
      </dgm:t>
    </dgm:pt>
    <dgm:pt modelId="{E6CFBFA2-06B8-432E-9B4C-944DBCB64141}" type="sibTrans" cxnId="{5FB7CFD1-1E45-4F81-A5B2-D034F08FE055}">
      <dgm:prSet/>
      <dgm:spPr/>
      <dgm:t>
        <a:bodyPr/>
        <a:lstStyle/>
        <a:p>
          <a:pPr algn="l"/>
          <a:endParaRPr lang="zh-CN" altLang="en-US"/>
        </a:p>
      </dgm:t>
    </dgm:pt>
    <dgm:pt modelId="{2CC49BE1-4C1D-4538-8ED8-0E1AE55C34ED}">
      <dgm:prSet phldrT="[文本]"/>
      <dgm:spPr/>
      <dgm:t>
        <a:bodyPr/>
        <a:lstStyle/>
        <a:p>
          <a:pPr algn="l"/>
          <a:r>
            <a:rPr lang="en-US" altLang="zh-CN">
              <a:latin typeface="仿宋" panose="02010609060101010101" pitchFamily="49" charset="-122"/>
              <a:ea typeface="仿宋" panose="02010609060101010101" pitchFamily="49" charset="-122"/>
            </a:rPr>
            <a:t>85%</a:t>
          </a:r>
          <a:r>
            <a:rPr lang="zh-CN" altLang="en-US">
              <a:latin typeface="仿宋" panose="02010609060101010101" pitchFamily="49" charset="-122"/>
              <a:ea typeface="仿宋" panose="02010609060101010101" pitchFamily="49" charset="-122"/>
            </a:rPr>
            <a:t>的既有平台无法保证合房源在来港留学生租房旺季内保证信息及时更新</a:t>
          </a:r>
          <a:r>
            <a:rPr lang="zh-CN" altLang="en-US"/>
            <a:t>。</a:t>
          </a:r>
        </a:p>
      </dgm:t>
    </dgm:pt>
    <dgm:pt modelId="{A03DF729-6D1A-4615-B603-7BDFE3B3284B}" type="parTrans" cxnId="{C278318D-CAFF-4313-AD7F-14C5F789CD33}">
      <dgm:prSet/>
      <dgm:spPr/>
      <dgm:t>
        <a:bodyPr/>
        <a:lstStyle/>
        <a:p>
          <a:pPr algn="l"/>
          <a:endParaRPr lang="zh-CN" altLang="en-US"/>
        </a:p>
      </dgm:t>
    </dgm:pt>
    <dgm:pt modelId="{10ED519F-BACF-4AC7-9CE8-1A7E3E5E0190}" type="sibTrans" cxnId="{C278318D-CAFF-4313-AD7F-14C5F789CD33}">
      <dgm:prSet/>
      <dgm:spPr/>
      <dgm:t>
        <a:bodyPr/>
        <a:lstStyle/>
        <a:p>
          <a:pPr algn="l"/>
          <a:endParaRPr lang="zh-CN" altLang="en-US"/>
        </a:p>
      </dgm:t>
    </dgm:pt>
    <dgm:pt modelId="{D92BD6BC-93C4-4087-B2AE-AEBBD85B50B8}">
      <dgm:prSet phldrT="[文本]" custT="1"/>
      <dgm:spPr/>
      <dgm:t>
        <a:bodyPr/>
        <a:lstStyle/>
        <a:p>
          <a:pPr algn="ctr"/>
          <a:r>
            <a:rPr lang="en-US" altLang="zh-CN" sz="1600"/>
            <a:t>70%</a:t>
          </a:r>
          <a:endParaRPr lang="zh-CN" altLang="en-US" sz="1600"/>
        </a:p>
      </dgm:t>
    </dgm:pt>
    <dgm:pt modelId="{8565D7D8-C574-487F-8E12-E594B657BFE3}" type="parTrans" cxnId="{BB467F48-5D79-474B-9B29-6AB0AF2AAD43}">
      <dgm:prSet/>
      <dgm:spPr/>
      <dgm:t>
        <a:bodyPr/>
        <a:lstStyle/>
        <a:p>
          <a:pPr algn="l"/>
          <a:endParaRPr lang="zh-CN" altLang="en-US"/>
        </a:p>
      </dgm:t>
    </dgm:pt>
    <dgm:pt modelId="{DD3CC287-38CA-4555-9691-DB125095D192}" type="sibTrans" cxnId="{BB467F48-5D79-474B-9B29-6AB0AF2AAD43}">
      <dgm:prSet/>
      <dgm:spPr/>
      <dgm:t>
        <a:bodyPr/>
        <a:lstStyle/>
        <a:p>
          <a:pPr algn="l"/>
          <a:endParaRPr lang="zh-CN" altLang="en-US"/>
        </a:p>
      </dgm:t>
    </dgm:pt>
    <dgm:pt modelId="{674AB1E3-5845-4D8B-917D-C28AB962B5D3}">
      <dgm:prSet phldrT="[文本]"/>
      <dgm:spPr/>
      <dgm:t>
        <a:bodyPr/>
        <a:lstStyle/>
        <a:p>
          <a:pPr algn="l"/>
          <a:r>
            <a:rPr lang="en-US" altLang="zh-CN">
              <a:latin typeface="仿宋" panose="02010609060101010101" pitchFamily="49" charset="-122"/>
              <a:ea typeface="仿宋" panose="02010609060101010101" pitchFamily="49" charset="-122"/>
            </a:rPr>
            <a:t>70%</a:t>
          </a:r>
          <a:r>
            <a:rPr lang="zh-CN" altLang="en-US">
              <a:latin typeface="仿宋" panose="02010609060101010101" pitchFamily="49" charset="-122"/>
              <a:ea typeface="仿宋" panose="02010609060101010101" pitchFamily="49" charset="-122"/>
            </a:rPr>
            <a:t>的既有平台无法根据用户画像针对性推送合适房源。</a:t>
          </a:r>
        </a:p>
      </dgm:t>
    </dgm:pt>
    <dgm:pt modelId="{635EA180-DDA8-4D7D-86C0-F68C201EAE86}" type="parTrans" cxnId="{48E26859-0617-476E-B08E-19678F5A4AC5}">
      <dgm:prSet/>
      <dgm:spPr/>
      <dgm:t>
        <a:bodyPr/>
        <a:lstStyle/>
        <a:p>
          <a:pPr algn="l"/>
          <a:endParaRPr lang="zh-CN" altLang="en-US"/>
        </a:p>
      </dgm:t>
    </dgm:pt>
    <dgm:pt modelId="{D3F2A44D-D7C3-46C1-8838-96AF784D38E6}" type="sibTrans" cxnId="{48E26859-0617-476E-B08E-19678F5A4AC5}">
      <dgm:prSet/>
      <dgm:spPr/>
      <dgm:t>
        <a:bodyPr/>
        <a:lstStyle/>
        <a:p>
          <a:pPr algn="l"/>
          <a:endParaRPr lang="zh-CN" altLang="en-US"/>
        </a:p>
      </dgm:t>
    </dgm:pt>
    <dgm:pt modelId="{5D8E8FF7-8B1F-4576-A3C5-63B747E9AF6E}" type="pres">
      <dgm:prSet presAssocID="{91E6AB33-5761-44DD-A01E-83F8D782F624}" presName="linearFlow" presStyleCnt="0">
        <dgm:presLayoutVars>
          <dgm:dir/>
          <dgm:animLvl val="lvl"/>
          <dgm:resizeHandles val="exact"/>
        </dgm:presLayoutVars>
      </dgm:prSet>
      <dgm:spPr/>
    </dgm:pt>
    <dgm:pt modelId="{DC925C52-1B29-44B4-8CE2-773BD1831FC7}" type="pres">
      <dgm:prSet presAssocID="{901E1012-DB26-4914-8B5B-B3E6F7C8291B}" presName="composite" presStyleCnt="0"/>
      <dgm:spPr/>
    </dgm:pt>
    <dgm:pt modelId="{4CEA1419-61FF-4A63-BE42-9D585F494A14}" type="pres">
      <dgm:prSet presAssocID="{901E1012-DB26-4914-8B5B-B3E6F7C8291B}" presName="parentText" presStyleLbl="alignNode1" presStyleIdx="0" presStyleCnt="3">
        <dgm:presLayoutVars>
          <dgm:chMax val="1"/>
          <dgm:bulletEnabled val="1"/>
        </dgm:presLayoutVars>
      </dgm:prSet>
      <dgm:spPr/>
    </dgm:pt>
    <dgm:pt modelId="{4B376FFE-F733-4E3B-98EA-8F447B53902F}" type="pres">
      <dgm:prSet presAssocID="{901E1012-DB26-4914-8B5B-B3E6F7C8291B}" presName="descendantText" presStyleLbl="alignAcc1" presStyleIdx="0" presStyleCnt="3">
        <dgm:presLayoutVars>
          <dgm:bulletEnabled val="1"/>
        </dgm:presLayoutVars>
      </dgm:prSet>
      <dgm:spPr/>
    </dgm:pt>
    <dgm:pt modelId="{E874D3DE-8F5B-4EED-ADAE-F68ED548CDB0}" type="pres">
      <dgm:prSet presAssocID="{628B804C-CC3D-4282-A46D-82AF45DD4D19}" presName="sp" presStyleCnt="0"/>
      <dgm:spPr/>
    </dgm:pt>
    <dgm:pt modelId="{3FEC846F-45C9-4588-B91F-0D62CCA48BB9}" type="pres">
      <dgm:prSet presAssocID="{F37CE773-E38D-4952-9263-00C1549D2962}" presName="composite" presStyleCnt="0"/>
      <dgm:spPr/>
    </dgm:pt>
    <dgm:pt modelId="{3DEBCD1D-D572-45DD-8699-F85368CB524D}" type="pres">
      <dgm:prSet presAssocID="{F37CE773-E38D-4952-9263-00C1549D2962}" presName="parentText" presStyleLbl="alignNode1" presStyleIdx="1" presStyleCnt="3">
        <dgm:presLayoutVars>
          <dgm:chMax val="1"/>
          <dgm:bulletEnabled val="1"/>
        </dgm:presLayoutVars>
      </dgm:prSet>
      <dgm:spPr/>
    </dgm:pt>
    <dgm:pt modelId="{9EB0832E-BE20-4462-9CC6-063E804E9498}" type="pres">
      <dgm:prSet presAssocID="{F37CE773-E38D-4952-9263-00C1549D2962}" presName="descendantText" presStyleLbl="alignAcc1" presStyleIdx="1" presStyleCnt="3">
        <dgm:presLayoutVars>
          <dgm:bulletEnabled val="1"/>
        </dgm:presLayoutVars>
      </dgm:prSet>
      <dgm:spPr/>
    </dgm:pt>
    <dgm:pt modelId="{EEC4F112-FD07-4096-BBDA-EC057EE48F1B}" type="pres">
      <dgm:prSet presAssocID="{E6CFBFA2-06B8-432E-9B4C-944DBCB64141}" presName="sp" presStyleCnt="0"/>
      <dgm:spPr/>
    </dgm:pt>
    <dgm:pt modelId="{A1432605-2103-4D16-A06E-AA5118EA146C}" type="pres">
      <dgm:prSet presAssocID="{D92BD6BC-93C4-4087-B2AE-AEBBD85B50B8}" presName="composite" presStyleCnt="0"/>
      <dgm:spPr/>
    </dgm:pt>
    <dgm:pt modelId="{1BADF997-3862-4648-BF45-BB8D51ECC617}" type="pres">
      <dgm:prSet presAssocID="{D92BD6BC-93C4-4087-B2AE-AEBBD85B50B8}" presName="parentText" presStyleLbl="alignNode1" presStyleIdx="2" presStyleCnt="3">
        <dgm:presLayoutVars>
          <dgm:chMax val="1"/>
          <dgm:bulletEnabled val="1"/>
        </dgm:presLayoutVars>
      </dgm:prSet>
      <dgm:spPr/>
    </dgm:pt>
    <dgm:pt modelId="{2C76A3F8-DE66-4572-8E0C-ACBDA08EAE76}" type="pres">
      <dgm:prSet presAssocID="{D92BD6BC-93C4-4087-B2AE-AEBBD85B50B8}" presName="descendantText" presStyleLbl="alignAcc1" presStyleIdx="2" presStyleCnt="3">
        <dgm:presLayoutVars>
          <dgm:bulletEnabled val="1"/>
        </dgm:presLayoutVars>
      </dgm:prSet>
      <dgm:spPr/>
    </dgm:pt>
  </dgm:ptLst>
  <dgm:cxnLst>
    <dgm:cxn modelId="{92A45A14-559F-4E43-B26B-2D7B38B75DC2}" srcId="{901E1012-DB26-4914-8B5B-B3E6F7C8291B}" destId="{E4BDDF25-46D9-4B0D-ADDF-8D1743081302}" srcOrd="0" destOrd="0" parTransId="{B217FC57-7473-4E17-BC9B-42BF2080F349}" sibTransId="{07749EDB-587E-4306-9CD5-78EC1E2E27E3}"/>
    <dgm:cxn modelId="{C037981A-BA09-4A5D-8627-863A9FABC039}" type="presOf" srcId="{2CC49BE1-4C1D-4538-8ED8-0E1AE55C34ED}" destId="{9EB0832E-BE20-4462-9CC6-063E804E9498}" srcOrd="0" destOrd="0" presId="urn:microsoft.com/office/officeart/2005/8/layout/chevron2"/>
    <dgm:cxn modelId="{2F2C895D-3AAC-41C8-B734-21891C715B16}" type="presOf" srcId="{91E6AB33-5761-44DD-A01E-83F8D782F624}" destId="{5D8E8FF7-8B1F-4576-A3C5-63B747E9AF6E}" srcOrd="0" destOrd="0" presId="urn:microsoft.com/office/officeart/2005/8/layout/chevron2"/>
    <dgm:cxn modelId="{BB467F48-5D79-474B-9B29-6AB0AF2AAD43}" srcId="{91E6AB33-5761-44DD-A01E-83F8D782F624}" destId="{D92BD6BC-93C4-4087-B2AE-AEBBD85B50B8}" srcOrd="2" destOrd="0" parTransId="{8565D7D8-C574-487F-8E12-E594B657BFE3}" sibTransId="{DD3CC287-38CA-4555-9691-DB125095D192}"/>
    <dgm:cxn modelId="{48E26859-0617-476E-B08E-19678F5A4AC5}" srcId="{D92BD6BC-93C4-4087-B2AE-AEBBD85B50B8}" destId="{674AB1E3-5845-4D8B-917D-C28AB962B5D3}" srcOrd="0" destOrd="0" parTransId="{635EA180-DDA8-4D7D-86C0-F68C201EAE86}" sibTransId="{D3F2A44D-D7C3-46C1-8838-96AF784D38E6}"/>
    <dgm:cxn modelId="{B24A2881-DB52-44AA-95AE-7315875D2A64}" type="presOf" srcId="{674AB1E3-5845-4D8B-917D-C28AB962B5D3}" destId="{2C76A3F8-DE66-4572-8E0C-ACBDA08EAE76}" srcOrd="0" destOrd="0" presId="urn:microsoft.com/office/officeart/2005/8/layout/chevron2"/>
    <dgm:cxn modelId="{C278318D-CAFF-4313-AD7F-14C5F789CD33}" srcId="{F37CE773-E38D-4952-9263-00C1549D2962}" destId="{2CC49BE1-4C1D-4538-8ED8-0E1AE55C34ED}" srcOrd="0" destOrd="0" parTransId="{A03DF729-6D1A-4615-B603-7BDFE3B3284B}" sibTransId="{10ED519F-BACF-4AC7-9CE8-1A7E3E5E0190}"/>
    <dgm:cxn modelId="{994A05A6-FB95-4584-A331-F0B8A781BBA3}" type="presOf" srcId="{901E1012-DB26-4914-8B5B-B3E6F7C8291B}" destId="{4CEA1419-61FF-4A63-BE42-9D585F494A14}" srcOrd="0" destOrd="0" presId="urn:microsoft.com/office/officeart/2005/8/layout/chevron2"/>
    <dgm:cxn modelId="{5FB7CFD1-1E45-4F81-A5B2-D034F08FE055}" srcId="{91E6AB33-5761-44DD-A01E-83F8D782F624}" destId="{F37CE773-E38D-4952-9263-00C1549D2962}" srcOrd="1" destOrd="0" parTransId="{DF9265E1-FA51-45CA-AEA5-13C8C2BC428F}" sibTransId="{E6CFBFA2-06B8-432E-9B4C-944DBCB64141}"/>
    <dgm:cxn modelId="{C0F81FDA-B182-4906-8E76-C292CE365AD1}" srcId="{91E6AB33-5761-44DD-A01E-83F8D782F624}" destId="{901E1012-DB26-4914-8B5B-B3E6F7C8291B}" srcOrd="0" destOrd="0" parTransId="{FCF63F45-F5AA-47A2-8539-07A6C0408A66}" sibTransId="{628B804C-CC3D-4282-A46D-82AF45DD4D19}"/>
    <dgm:cxn modelId="{17DDD6F0-CEB9-4255-980A-64EEBD87A155}" type="presOf" srcId="{D92BD6BC-93C4-4087-B2AE-AEBBD85B50B8}" destId="{1BADF997-3862-4648-BF45-BB8D51ECC617}" srcOrd="0" destOrd="0" presId="urn:microsoft.com/office/officeart/2005/8/layout/chevron2"/>
    <dgm:cxn modelId="{44799BF5-9672-41B6-A1B8-636CDD02FD2E}" type="presOf" srcId="{F37CE773-E38D-4952-9263-00C1549D2962}" destId="{3DEBCD1D-D572-45DD-8699-F85368CB524D}" srcOrd="0" destOrd="0" presId="urn:microsoft.com/office/officeart/2005/8/layout/chevron2"/>
    <dgm:cxn modelId="{DBB016FD-3D0F-4613-95B4-98C0C18B39A9}" type="presOf" srcId="{E4BDDF25-46D9-4B0D-ADDF-8D1743081302}" destId="{4B376FFE-F733-4E3B-98EA-8F447B53902F}" srcOrd="0" destOrd="0" presId="urn:microsoft.com/office/officeart/2005/8/layout/chevron2"/>
    <dgm:cxn modelId="{6FA971BD-5D3F-4B5F-9F46-3D9175959E96}" type="presParOf" srcId="{5D8E8FF7-8B1F-4576-A3C5-63B747E9AF6E}" destId="{DC925C52-1B29-44B4-8CE2-773BD1831FC7}" srcOrd="0" destOrd="0" presId="urn:microsoft.com/office/officeart/2005/8/layout/chevron2"/>
    <dgm:cxn modelId="{C6C0CD8D-F22D-4F5D-B1F9-B6DAAE523836}" type="presParOf" srcId="{DC925C52-1B29-44B4-8CE2-773BD1831FC7}" destId="{4CEA1419-61FF-4A63-BE42-9D585F494A14}" srcOrd="0" destOrd="0" presId="urn:microsoft.com/office/officeart/2005/8/layout/chevron2"/>
    <dgm:cxn modelId="{FDB29DE9-CD22-4A76-9794-F8A72DA25936}" type="presParOf" srcId="{DC925C52-1B29-44B4-8CE2-773BD1831FC7}" destId="{4B376FFE-F733-4E3B-98EA-8F447B53902F}" srcOrd="1" destOrd="0" presId="urn:microsoft.com/office/officeart/2005/8/layout/chevron2"/>
    <dgm:cxn modelId="{20301AA3-742C-4798-85A2-C2E9218A5D63}" type="presParOf" srcId="{5D8E8FF7-8B1F-4576-A3C5-63B747E9AF6E}" destId="{E874D3DE-8F5B-4EED-ADAE-F68ED548CDB0}" srcOrd="1" destOrd="0" presId="urn:microsoft.com/office/officeart/2005/8/layout/chevron2"/>
    <dgm:cxn modelId="{43BF5043-89D8-4CC1-A209-0019CF2CB221}" type="presParOf" srcId="{5D8E8FF7-8B1F-4576-A3C5-63B747E9AF6E}" destId="{3FEC846F-45C9-4588-B91F-0D62CCA48BB9}" srcOrd="2" destOrd="0" presId="urn:microsoft.com/office/officeart/2005/8/layout/chevron2"/>
    <dgm:cxn modelId="{8636C3F0-9AAF-45CC-9058-519A9053BAC5}" type="presParOf" srcId="{3FEC846F-45C9-4588-B91F-0D62CCA48BB9}" destId="{3DEBCD1D-D572-45DD-8699-F85368CB524D}" srcOrd="0" destOrd="0" presId="urn:microsoft.com/office/officeart/2005/8/layout/chevron2"/>
    <dgm:cxn modelId="{A6879600-3B38-418C-AF15-A77D5EE245F6}" type="presParOf" srcId="{3FEC846F-45C9-4588-B91F-0D62CCA48BB9}" destId="{9EB0832E-BE20-4462-9CC6-063E804E9498}" srcOrd="1" destOrd="0" presId="urn:microsoft.com/office/officeart/2005/8/layout/chevron2"/>
    <dgm:cxn modelId="{DD48E183-241F-4428-B592-1D3734C8A098}" type="presParOf" srcId="{5D8E8FF7-8B1F-4576-A3C5-63B747E9AF6E}" destId="{EEC4F112-FD07-4096-BBDA-EC057EE48F1B}" srcOrd="3" destOrd="0" presId="urn:microsoft.com/office/officeart/2005/8/layout/chevron2"/>
    <dgm:cxn modelId="{5F8FF672-28C4-4571-8041-008B7DC6A927}" type="presParOf" srcId="{5D8E8FF7-8B1F-4576-A3C5-63B747E9AF6E}" destId="{A1432605-2103-4D16-A06E-AA5118EA146C}" srcOrd="4" destOrd="0" presId="urn:microsoft.com/office/officeart/2005/8/layout/chevron2"/>
    <dgm:cxn modelId="{222C15EA-5671-4EC6-BB8C-D7738D46C1E1}" type="presParOf" srcId="{A1432605-2103-4D16-A06E-AA5118EA146C}" destId="{1BADF997-3862-4648-BF45-BB8D51ECC617}" srcOrd="0" destOrd="0" presId="urn:microsoft.com/office/officeart/2005/8/layout/chevron2"/>
    <dgm:cxn modelId="{FAAEE055-9610-4B89-A85D-B69FF6176931}" type="presParOf" srcId="{A1432605-2103-4D16-A06E-AA5118EA146C}" destId="{2C76A3F8-DE66-4572-8E0C-ACBDA08EAE76}" srcOrd="1" destOrd="0" presId="urn:microsoft.com/office/officeart/2005/8/layout/chevron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D4356-4780-4B89-A9DB-3F49B8E11B5B}">
      <dsp:nvSpPr>
        <dsp:cNvPr id="0" name=""/>
        <dsp:cNvSpPr/>
      </dsp:nvSpPr>
      <dsp:spPr>
        <a:xfrm>
          <a:off x="4145"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注册登录</a:t>
          </a:r>
          <a:endParaRPr lang="zh-CN" altLang="en-US" sz="1300" kern="1200"/>
        </a:p>
      </dsp:txBody>
      <dsp:txXfrm>
        <a:off x="14735" y="1368093"/>
        <a:ext cx="821239" cy="340388"/>
      </dsp:txXfrm>
    </dsp:sp>
    <dsp:sp modelId="{D2FCDB73-4309-4071-B1A5-95039ACFF8CE}">
      <dsp:nvSpPr>
        <dsp:cNvPr id="0" name=""/>
        <dsp:cNvSpPr/>
      </dsp:nvSpPr>
      <dsp:spPr>
        <a:xfrm>
          <a:off x="965856"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965856" y="1449533"/>
        <a:ext cx="177029" cy="177507"/>
      </dsp:txXfrm>
    </dsp:sp>
    <dsp:sp modelId="{4471EA16-A4EA-4AA0-8793-0E876D967E82}">
      <dsp:nvSpPr>
        <dsp:cNvPr id="0" name=""/>
        <dsp:cNvSpPr/>
      </dsp:nvSpPr>
      <dsp:spPr>
        <a:xfrm>
          <a:off x="1323734"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b="0" i="0" kern="1200"/>
            <a:t>个性化问卷</a:t>
          </a:r>
        </a:p>
      </dsp:txBody>
      <dsp:txXfrm>
        <a:off x="1334324" y="1368093"/>
        <a:ext cx="821239" cy="340388"/>
      </dsp:txXfrm>
    </dsp:sp>
    <dsp:sp modelId="{FA838CD7-06B8-4E72-8391-0C7FCEC45561}">
      <dsp:nvSpPr>
        <dsp:cNvPr id="0" name=""/>
        <dsp:cNvSpPr/>
      </dsp:nvSpPr>
      <dsp:spPr>
        <a:xfrm>
          <a:off x="2285445"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2285445" y="1449533"/>
        <a:ext cx="177029" cy="177507"/>
      </dsp:txXfrm>
    </dsp:sp>
    <dsp:sp modelId="{6747A6E3-4D7E-4D59-98A6-73B8D0C29A0D}">
      <dsp:nvSpPr>
        <dsp:cNvPr id="0" name=""/>
        <dsp:cNvSpPr/>
      </dsp:nvSpPr>
      <dsp:spPr>
        <a:xfrm>
          <a:off x="2643322"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af-ZA" sz="1100" b="0" i="0" kern="1200"/>
            <a:t>AI</a:t>
          </a:r>
          <a:r>
            <a:rPr lang="zh-CN" altLang="en-US" sz="1100" b="0" i="0" kern="1200"/>
            <a:t>匹配室友</a:t>
          </a:r>
        </a:p>
      </dsp:txBody>
      <dsp:txXfrm>
        <a:off x="2653912" y="1368093"/>
        <a:ext cx="821239" cy="340388"/>
      </dsp:txXfrm>
    </dsp:sp>
    <dsp:sp modelId="{65ADAECD-0691-454E-98E6-752697398946}">
      <dsp:nvSpPr>
        <dsp:cNvPr id="0" name=""/>
        <dsp:cNvSpPr/>
      </dsp:nvSpPr>
      <dsp:spPr>
        <a:xfrm>
          <a:off x="3605034"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3605034" y="1449533"/>
        <a:ext cx="177029" cy="177507"/>
      </dsp:txXfrm>
    </dsp:sp>
    <dsp:sp modelId="{D813EA78-36A0-48E0-A78A-370191EFDE2A}">
      <dsp:nvSpPr>
        <dsp:cNvPr id="0" name=""/>
        <dsp:cNvSpPr/>
      </dsp:nvSpPr>
      <dsp:spPr>
        <a:xfrm>
          <a:off x="3962911"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b="0" i="0" kern="1200"/>
            <a:t>匿名交流</a:t>
          </a:r>
          <a:endParaRPr lang="en-US" altLang="zh-CN" sz="1050" b="0" i="0" kern="1200"/>
        </a:p>
        <a:p>
          <a:pPr marL="0" lvl="0" indent="0" algn="ctr" defTabSz="466725">
            <a:lnSpc>
              <a:spcPct val="90000"/>
            </a:lnSpc>
            <a:spcBef>
              <a:spcPct val="0"/>
            </a:spcBef>
            <a:spcAft>
              <a:spcPct val="35000"/>
            </a:spcAft>
            <a:buNone/>
          </a:pPr>
          <a:r>
            <a:rPr lang="zh-CN" altLang="en-US" sz="1050" b="0" i="0" kern="1200"/>
            <a:t>确认匹配</a:t>
          </a:r>
        </a:p>
      </dsp:txBody>
      <dsp:txXfrm>
        <a:off x="3973501" y="1368093"/>
        <a:ext cx="821239" cy="340388"/>
      </dsp:txXfrm>
    </dsp:sp>
    <dsp:sp modelId="{F8919A9D-0907-4D89-A9DF-DE47DF5C2572}">
      <dsp:nvSpPr>
        <dsp:cNvPr id="0" name=""/>
        <dsp:cNvSpPr/>
      </dsp:nvSpPr>
      <dsp:spPr>
        <a:xfrm>
          <a:off x="4924623"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4924623" y="1449533"/>
        <a:ext cx="177029" cy="177507"/>
      </dsp:txXfrm>
    </dsp:sp>
    <dsp:sp modelId="{FB7AF305-4380-43F6-BFF8-64B0C4CEBD7A}">
      <dsp:nvSpPr>
        <dsp:cNvPr id="0" name=""/>
        <dsp:cNvSpPr/>
      </dsp:nvSpPr>
      <dsp:spPr>
        <a:xfrm>
          <a:off x="5282500"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选择房源</a:t>
          </a:r>
        </a:p>
      </dsp:txBody>
      <dsp:txXfrm>
        <a:off x="5293090" y="1368093"/>
        <a:ext cx="821239" cy="3403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BBF1F-8396-48AA-A98E-D85BDCB903A8}">
      <dsp:nvSpPr>
        <dsp:cNvPr id="0" name=""/>
        <dsp:cNvSpPr/>
      </dsp:nvSpPr>
      <dsp:spPr>
        <a:xfrm>
          <a:off x="2224"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智能室友匹配</a:t>
          </a:r>
          <a:endParaRPr lang="zh-CN" altLang="en-US" sz="1400" kern="1200"/>
        </a:p>
      </dsp:txBody>
      <dsp:txXfrm>
        <a:off x="2224" y="182497"/>
        <a:ext cx="1337521" cy="403200"/>
      </dsp:txXfrm>
    </dsp:sp>
    <dsp:sp modelId="{43816CA9-7CE7-490E-A70D-62D3EC459A53}">
      <dsp:nvSpPr>
        <dsp:cNvPr id="0" name=""/>
        <dsp:cNvSpPr/>
      </dsp:nvSpPr>
      <dsp:spPr>
        <a:xfrm>
          <a:off x="2224"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ctr"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采用</a:t>
          </a:r>
          <a:r>
            <a:rPr lang="af-ZA" sz="1200" b="0" i="0" kern="1200">
              <a:latin typeface="仿宋" panose="02010609060101010101" pitchFamily="49" charset="-122"/>
              <a:ea typeface="仿宋" panose="02010609060101010101" pitchFamily="49" charset="-122"/>
            </a:rPr>
            <a:t>AI</a:t>
          </a:r>
          <a:r>
            <a:rPr lang="zh-CN" altLang="en-US" sz="1200" b="0" i="0" kern="1200">
              <a:latin typeface="仿宋" panose="02010609060101010101" pitchFamily="49" charset="-122"/>
              <a:ea typeface="仿宋" panose="02010609060101010101" pitchFamily="49" charset="-122"/>
            </a:rPr>
            <a:t>技术与大数据技术进行个性化评估与智能匹配，考虑用户的生活习惯、作息时间、兴趣爱好等多个因素，精准推荐最适合的室友人选</a:t>
          </a:r>
          <a:r>
            <a:rPr lang="zh-CN" altLang="en-US" sz="1200" b="0" i="0" kern="1200"/>
            <a:t>。</a:t>
          </a:r>
          <a:endParaRPr lang="zh-CN" altLang="en-US" sz="1200" kern="1200">
            <a:latin typeface="仿宋" panose="02010609060101010101" pitchFamily="49" charset="-122"/>
            <a:ea typeface="仿宋" panose="02010609060101010101" pitchFamily="49" charset="-122"/>
          </a:endParaRPr>
        </a:p>
      </dsp:txBody>
      <dsp:txXfrm>
        <a:off x="2224" y="585697"/>
        <a:ext cx="1337521" cy="2175198"/>
      </dsp:txXfrm>
    </dsp:sp>
    <dsp:sp modelId="{77F62F1B-D5FD-4DE1-8113-DA7F1B18833E}">
      <dsp:nvSpPr>
        <dsp:cNvPr id="0" name=""/>
        <dsp:cNvSpPr/>
      </dsp:nvSpPr>
      <dsp:spPr>
        <a:xfrm>
          <a:off x="1526999"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安全防护机制</a:t>
          </a:r>
          <a:endParaRPr lang="zh-CN" altLang="en-US" sz="1400" kern="1200"/>
        </a:p>
      </dsp:txBody>
      <dsp:txXfrm>
        <a:off x="1526999" y="182497"/>
        <a:ext cx="1337521" cy="403200"/>
      </dsp:txXfrm>
    </dsp:sp>
    <dsp:sp modelId="{A3B75BBD-1E7B-4BE9-87D5-F3312392E7D7}">
      <dsp:nvSpPr>
        <dsp:cNvPr id="0" name=""/>
        <dsp:cNvSpPr/>
      </dsp:nvSpPr>
      <dsp:spPr>
        <a:xfrm>
          <a:off x="1526999"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建立完善的认证机制。房东与租客需要进行实名认证。同时，房东提供完整的房产证明与视频证据。为用户打造真实可信的租房环境。</a:t>
          </a:r>
          <a:endParaRPr lang="zh-CN" altLang="en-US" sz="1200" kern="1200">
            <a:latin typeface="仿宋" panose="02010609060101010101" pitchFamily="49" charset="-122"/>
            <a:ea typeface="仿宋" panose="02010609060101010101" pitchFamily="49" charset="-122"/>
          </a:endParaRPr>
        </a:p>
      </dsp:txBody>
      <dsp:txXfrm>
        <a:off x="1526999" y="585697"/>
        <a:ext cx="1337521" cy="2175198"/>
      </dsp:txXfrm>
    </dsp:sp>
    <dsp:sp modelId="{143408A5-D3A7-4DD4-AEEC-FFB205447E7D}">
      <dsp:nvSpPr>
        <dsp:cNvPr id="0" name=""/>
        <dsp:cNvSpPr/>
      </dsp:nvSpPr>
      <dsp:spPr>
        <a:xfrm>
          <a:off x="3051774"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交友沟通功能</a:t>
          </a:r>
          <a:endParaRPr lang="zh-CN" altLang="en-US" sz="1400" kern="1200"/>
        </a:p>
      </dsp:txBody>
      <dsp:txXfrm>
        <a:off x="3051774" y="182497"/>
        <a:ext cx="1337521" cy="403200"/>
      </dsp:txXfrm>
    </dsp:sp>
    <dsp:sp modelId="{6893E24E-E337-4D5A-8300-2806398AF041}">
      <dsp:nvSpPr>
        <dsp:cNvPr id="0" name=""/>
        <dsp:cNvSpPr/>
      </dsp:nvSpPr>
      <dsp:spPr>
        <a:xfrm>
          <a:off x="3051774"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开发了匿名交流平台，让用户在展示真实身份之前可以充分了解潜在室友，建立信任关系。</a:t>
          </a:r>
          <a:endParaRPr lang="zh-CN" altLang="en-US" sz="1200" kern="1200">
            <a:latin typeface="仿宋" panose="02010609060101010101" pitchFamily="49" charset="-122"/>
            <a:ea typeface="仿宋" panose="02010609060101010101" pitchFamily="49" charset="-122"/>
          </a:endParaRPr>
        </a:p>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如果匹配的其中一方在匿名交流中并不满意，可以选择重新匹配。</a:t>
          </a:r>
        </a:p>
      </dsp:txBody>
      <dsp:txXfrm>
        <a:off x="3051774" y="585697"/>
        <a:ext cx="1337521" cy="2175198"/>
      </dsp:txXfrm>
    </dsp:sp>
    <dsp:sp modelId="{D2B92F01-FB56-40C2-87B2-66D7729DFADD}">
      <dsp:nvSpPr>
        <dsp:cNvPr id="0" name=""/>
        <dsp:cNvSpPr/>
      </dsp:nvSpPr>
      <dsp:spPr>
        <a:xfrm>
          <a:off x="4576548"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kern="1200">
              <a:latin typeface="+mn-ea"/>
              <a:ea typeface="+mn-ea"/>
            </a:rPr>
            <a:t>房源优化整合</a:t>
          </a:r>
        </a:p>
      </dsp:txBody>
      <dsp:txXfrm>
        <a:off x="4576548" y="182497"/>
        <a:ext cx="1337521" cy="403200"/>
      </dsp:txXfrm>
    </dsp:sp>
    <dsp:sp modelId="{836710C8-C58A-43DB-AEC5-417B65A78D9A}">
      <dsp:nvSpPr>
        <dsp:cNvPr id="0" name=""/>
        <dsp:cNvSpPr/>
      </dsp:nvSpPr>
      <dsp:spPr>
        <a:xfrm>
          <a:off x="4576548"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精准投放在地理位置、租金价格等维度上符合用户画像及要求的房源信息。</a:t>
          </a:r>
        </a:p>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配备个性化搜索、筛选等功能，提供通勤时间、附近配套设施等扩展信息，提升用户选房决策效率。</a:t>
          </a:r>
        </a:p>
      </dsp:txBody>
      <dsp:txXfrm>
        <a:off x="4576548" y="585697"/>
        <a:ext cx="1337521" cy="21751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D4356-4780-4B89-A9DB-3F49B8E11B5B}">
      <dsp:nvSpPr>
        <dsp:cNvPr id="0" name=""/>
        <dsp:cNvSpPr/>
      </dsp:nvSpPr>
      <dsp:spPr>
        <a:xfrm>
          <a:off x="1748"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注册登录</a:t>
          </a:r>
          <a:endParaRPr lang="zh-CN" altLang="en-US" sz="1300" kern="1200"/>
        </a:p>
      </dsp:txBody>
      <dsp:txXfrm>
        <a:off x="11303" y="838906"/>
        <a:ext cx="803908" cy="307120"/>
      </dsp:txXfrm>
    </dsp:sp>
    <dsp:sp modelId="{D2FCDB73-4309-4071-B1A5-95039ACFF8CE}">
      <dsp:nvSpPr>
        <dsp:cNvPr id="0" name=""/>
        <dsp:cNvSpPr/>
      </dsp:nvSpPr>
      <dsp:spPr>
        <a:xfrm>
          <a:off x="941312" y="847950"/>
          <a:ext cx="247075" cy="28903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941312" y="905756"/>
        <a:ext cx="172953" cy="173420"/>
      </dsp:txXfrm>
    </dsp:sp>
    <dsp:sp modelId="{4471EA16-A4EA-4AA0-8793-0E876D967E82}">
      <dsp:nvSpPr>
        <dsp:cNvPr id="0" name=""/>
        <dsp:cNvSpPr/>
      </dsp:nvSpPr>
      <dsp:spPr>
        <a:xfrm>
          <a:off x="1290948"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认证登记</a:t>
          </a:r>
        </a:p>
      </dsp:txBody>
      <dsp:txXfrm>
        <a:off x="1300503" y="838906"/>
        <a:ext cx="803908" cy="307120"/>
      </dsp:txXfrm>
    </dsp:sp>
    <dsp:sp modelId="{FA838CD7-06B8-4E72-8391-0C7FCEC45561}">
      <dsp:nvSpPr>
        <dsp:cNvPr id="0" name=""/>
        <dsp:cNvSpPr/>
      </dsp:nvSpPr>
      <dsp:spPr>
        <a:xfrm>
          <a:off x="2230512" y="847950"/>
          <a:ext cx="247075" cy="28903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230512" y="905756"/>
        <a:ext cx="172953" cy="173420"/>
      </dsp:txXfrm>
    </dsp:sp>
    <dsp:sp modelId="{6747A6E3-4D7E-4D59-98A6-73B8D0C29A0D}">
      <dsp:nvSpPr>
        <dsp:cNvPr id="0" name=""/>
        <dsp:cNvSpPr/>
      </dsp:nvSpPr>
      <dsp:spPr>
        <a:xfrm>
          <a:off x="2580147"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上传房源</a:t>
          </a:r>
        </a:p>
      </dsp:txBody>
      <dsp:txXfrm>
        <a:off x="2589702" y="838906"/>
        <a:ext cx="803908" cy="3071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90AE56-A293-4165-94BC-77BB5CEA2224}">
      <dsp:nvSpPr>
        <dsp:cNvPr id="0" name=""/>
        <dsp:cNvSpPr/>
      </dsp:nvSpPr>
      <dsp:spPr>
        <a:xfrm>
          <a:off x="1983"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特点一</a:t>
          </a:r>
        </a:p>
      </dsp:txBody>
      <dsp:txXfrm>
        <a:off x="1983" y="15258"/>
        <a:ext cx="1192385" cy="326809"/>
      </dsp:txXfrm>
    </dsp:sp>
    <dsp:sp modelId="{6045876C-8DEB-4C1D-83EF-0BC53B9B80EB}">
      <dsp:nvSpPr>
        <dsp:cNvPr id="0" name=""/>
        <dsp:cNvSpPr/>
      </dsp:nvSpPr>
      <dsp:spPr>
        <a:xfrm>
          <a:off x="1983"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寻求多人合租，包括多人套房整租和单人房间散租</a:t>
          </a:r>
          <a:r>
            <a:rPr lang="zh-CN" altLang="en-US" sz="1200" kern="1200"/>
            <a:t>。</a:t>
          </a:r>
        </a:p>
      </dsp:txBody>
      <dsp:txXfrm>
        <a:off x="1983" y="342067"/>
        <a:ext cx="1192385" cy="875654"/>
      </dsp:txXfrm>
    </dsp:sp>
    <dsp:sp modelId="{C2507DA9-26D7-42F4-A96A-E26AE36CC2C5}">
      <dsp:nvSpPr>
        <dsp:cNvPr id="0" name=""/>
        <dsp:cNvSpPr/>
      </dsp:nvSpPr>
      <dsp:spPr>
        <a:xfrm>
          <a:off x="1361302"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特点二</a:t>
          </a:r>
        </a:p>
      </dsp:txBody>
      <dsp:txXfrm>
        <a:off x="1361302" y="15258"/>
        <a:ext cx="1192385" cy="326809"/>
      </dsp:txXfrm>
    </dsp:sp>
    <dsp:sp modelId="{EFA20F02-EA4E-40B3-AB32-7909F9117E94}">
      <dsp:nvSpPr>
        <dsp:cNvPr id="0" name=""/>
        <dsp:cNvSpPr/>
      </dsp:nvSpPr>
      <dsp:spPr>
        <a:xfrm>
          <a:off x="1361302"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不熟悉本地租房流畅，多寻求中介机构代理相关事宜。</a:t>
          </a:r>
        </a:p>
      </dsp:txBody>
      <dsp:txXfrm>
        <a:off x="1361302" y="342067"/>
        <a:ext cx="1192385" cy="875654"/>
      </dsp:txXfrm>
    </dsp:sp>
    <dsp:sp modelId="{FAC77722-DA27-469C-8509-564174A8031C}">
      <dsp:nvSpPr>
        <dsp:cNvPr id="0" name=""/>
        <dsp:cNvSpPr/>
      </dsp:nvSpPr>
      <dsp:spPr>
        <a:xfrm>
          <a:off x="2720621"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特点三</a:t>
          </a:r>
        </a:p>
      </dsp:txBody>
      <dsp:txXfrm>
        <a:off x="2720621" y="15258"/>
        <a:ext cx="1192385" cy="326809"/>
      </dsp:txXfrm>
    </dsp:sp>
    <dsp:sp modelId="{EEF41279-F693-4497-804C-FF8B497E2465}">
      <dsp:nvSpPr>
        <dsp:cNvPr id="0" name=""/>
        <dsp:cNvSpPr/>
      </dsp:nvSpPr>
      <dsp:spPr>
        <a:xfrm>
          <a:off x="2720621"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租期较短，流动性强</a:t>
          </a:r>
          <a:r>
            <a:rPr lang="zh-CN" altLang="en-US" sz="1200" kern="1200"/>
            <a:t>。</a:t>
          </a:r>
        </a:p>
      </dsp:txBody>
      <dsp:txXfrm>
        <a:off x="2720621" y="342067"/>
        <a:ext cx="1192385" cy="875654"/>
      </dsp:txXfrm>
    </dsp:sp>
    <dsp:sp modelId="{E05EB41F-A1CF-472F-8CD2-C68D68505131}">
      <dsp:nvSpPr>
        <dsp:cNvPr id="0" name=""/>
        <dsp:cNvSpPr/>
      </dsp:nvSpPr>
      <dsp:spPr>
        <a:xfrm>
          <a:off x="4079941"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特点四</a:t>
          </a:r>
        </a:p>
      </dsp:txBody>
      <dsp:txXfrm>
        <a:off x="4079941" y="15258"/>
        <a:ext cx="1192385" cy="326809"/>
      </dsp:txXfrm>
    </dsp:sp>
    <dsp:sp modelId="{BC70B1FD-3510-4306-83D0-9D35EE456E23}">
      <dsp:nvSpPr>
        <dsp:cNvPr id="0" name=""/>
        <dsp:cNvSpPr/>
      </dsp:nvSpPr>
      <dsp:spPr>
        <a:xfrm>
          <a:off x="4079941"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租金及中介佣金敏感</a:t>
          </a:r>
          <a:r>
            <a:rPr lang="zh-CN" altLang="en-US" sz="1200" kern="1200"/>
            <a:t>。</a:t>
          </a:r>
        </a:p>
      </dsp:txBody>
      <dsp:txXfrm>
        <a:off x="4079941" y="342067"/>
        <a:ext cx="1192385" cy="8756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004F40-6D7F-4C3B-9004-FBD5247B5B35}">
      <dsp:nvSpPr>
        <dsp:cNvPr id="0" name=""/>
        <dsp:cNvSpPr/>
      </dsp:nvSpPr>
      <dsp:spPr>
        <a:xfrm>
          <a:off x="437884"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6D980C3B-CE69-4AA6-BA7C-B7A8514FF243}">
      <dsp:nvSpPr>
        <dsp:cNvPr id="0" name=""/>
        <dsp:cNvSpPr/>
      </dsp:nvSpPr>
      <dsp:spPr>
        <a:xfrm>
          <a:off x="473214" y="36020"/>
          <a:ext cx="282636" cy="282636"/>
        </a:xfrm>
        <a:prstGeom prst="pie">
          <a:avLst>
            <a:gd name="adj1" fmla="val 135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A1DAB13E-BC19-4F92-A0D8-BD0E3D8132DB}">
      <dsp:nvSpPr>
        <dsp:cNvPr id="0" name=""/>
        <dsp:cNvSpPr/>
      </dsp:nvSpPr>
      <dsp:spPr>
        <a:xfrm rot="16200000">
          <a:off x="31594"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21%</a:t>
          </a:r>
          <a:endParaRPr lang="zh-CN" altLang="en-US" sz="1500" kern="1200"/>
        </a:p>
      </dsp:txBody>
      <dsp:txXfrm>
        <a:off x="31594" y="795605"/>
        <a:ext cx="1024557" cy="211977"/>
      </dsp:txXfrm>
    </dsp:sp>
    <dsp:sp modelId="{E634495E-0256-4520-BFEF-D4539D02515F}">
      <dsp:nvSpPr>
        <dsp:cNvPr id="0" name=""/>
        <dsp:cNvSpPr/>
      </dsp:nvSpPr>
      <dsp:spPr>
        <a:xfrm>
          <a:off x="685191" y="-1358"/>
          <a:ext cx="706591" cy="1417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表示当前室友相处愉快。</a:t>
          </a:r>
        </a:p>
      </dsp:txBody>
      <dsp:txXfrm>
        <a:off x="685191" y="-1358"/>
        <a:ext cx="706591" cy="1417280"/>
      </dsp:txXfrm>
    </dsp:sp>
    <dsp:sp modelId="{ECB1792D-24CD-4AC5-B88F-530D4FD67F72}">
      <dsp:nvSpPr>
        <dsp:cNvPr id="0" name=""/>
        <dsp:cNvSpPr/>
      </dsp:nvSpPr>
      <dsp:spPr>
        <a:xfrm>
          <a:off x="1620046"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17296079-DB23-4731-B912-08CA6DC1EEB7}">
      <dsp:nvSpPr>
        <dsp:cNvPr id="0" name=""/>
        <dsp:cNvSpPr/>
      </dsp:nvSpPr>
      <dsp:spPr>
        <a:xfrm>
          <a:off x="1655376" y="36020"/>
          <a:ext cx="282636" cy="282636"/>
        </a:xfrm>
        <a:prstGeom prst="pie">
          <a:avLst>
            <a:gd name="adj1" fmla="val 108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12FB719C-4C40-4226-B81C-C613460B61C4}">
      <dsp:nvSpPr>
        <dsp:cNvPr id="0" name=""/>
        <dsp:cNvSpPr/>
      </dsp:nvSpPr>
      <dsp:spPr>
        <a:xfrm rot="16200000">
          <a:off x="1213756"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31%</a:t>
          </a:r>
          <a:endParaRPr lang="zh-CN" altLang="en-US" sz="1500" kern="1200"/>
        </a:p>
      </dsp:txBody>
      <dsp:txXfrm>
        <a:off x="1213756" y="795605"/>
        <a:ext cx="1024557" cy="211977"/>
      </dsp:txXfrm>
    </dsp:sp>
    <dsp:sp modelId="{09844C19-42F5-49A5-B735-CDB91E27024F}">
      <dsp:nvSpPr>
        <dsp:cNvPr id="0" name=""/>
        <dsp:cNvSpPr/>
      </dsp:nvSpPr>
      <dsp:spPr>
        <a:xfrm>
          <a:off x="1867353"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亲自与房东接洽商谈租赁事宜。</a:t>
          </a:r>
        </a:p>
      </dsp:txBody>
      <dsp:txXfrm>
        <a:off x="1867353" y="690"/>
        <a:ext cx="706591" cy="1413182"/>
      </dsp:txXfrm>
    </dsp:sp>
    <dsp:sp modelId="{E53F34A6-C806-474C-A634-2FC11BC08DE6}">
      <dsp:nvSpPr>
        <dsp:cNvPr id="0" name=""/>
        <dsp:cNvSpPr/>
      </dsp:nvSpPr>
      <dsp:spPr>
        <a:xfrm>
          <a:off x="2802208"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449F297F-010A-4D01-B18B-766D41498986}">
      <dsp:nvSpPr>
        <dsp:cNvPr id="0" name=""/>
        <dsp:cNvSpPr/>
      </dsp:nvSpPr>
      <dsp:spPr>
        <a:xfrm>
          <a:off x="2837537" y="36020"/>
          <a:ext cx="282636" cy="282636"/>
        </a:xfrm>
        <a:prstGeom prst="pie">
          <a:avLst>
            <a:gd name="adj1" fmla="val 81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4D883839-339A-44AF-B943-9D9B40498F5F}">
      <dsp:nvSpPr>
        <dsp:cNvPr id="0" name=""/>
        <dsp:cNvSpPr/>
      </dsp:nvSpPr>
      <dsp:spPr>
        <a:xfrm rot="16200000">
          <a:off x="2395918"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72%</a:t>
          </a:r>
          <a:endParaRPr lang="zh-CN" altLang="en-US" sz="1500" kern="1200"/>
        </a:p>
      </dsp:txBody>
      <dsp:txXfrm>
        <a:off x="2395918" y="795605"/>
        <a:ext cx="1024557" cy="211977"/>
      </dsp:txXfrm>
    </dsp:sp>
    <dsp:sp modelId="{F6BF547B-E0B4-4D1E-9A77-7179DAD214AB}">
      <dsp:nvSpPr>
        <dsp:cNvPr id="0" name=""/>
        <dsp:cNvSpPr/>
      </dsp:nvSpPr>
      <dsp:spPr>
        <a:xfrm>
          <a:off x="3049515"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不希望签订长期租房合同。</a:t>
          </a:r>
        </a:p>
      </dsp:txBody>
      <dsp:txXfrm>
        <a:off x="3049515" y="690"/>
        <a:ext cx="706591" cy="1413182"/>
      </dsp:txXfrm>
    </dsp:sp>
    <dsp:sp modelId="{FBE1245A-F880-4D6D-AF88-1BF44CF19DB1}">
      <dsp:nvSpPr>
        <dsp:cNvPr id="0" name=""/>
        <dsp:cNvSpPr/>
      </dsp:nvSpPr>
      <dsp:spPr>
        <a:xfrm>
          <a:off x="3984369"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6BFA2D42-3F3E-4BED-A2C1-20A0286920A7}">
      <dsp:nvSpPr>
        <dsp:cNvPr id="0" name=""/>
        <dsp:cNvSpPr/>
      </dsp:nvSpPr>
      <dsp:spPr>
        <a:xfrm>
          <a:off x="4019699" y="36020"/>
          <a:ext cx="282636" cy="282636"/>
        </a:xfrm>
        <a:prstGeom prst="pie">
          <a:avLst>
            <a:gd name="adj1" fmla="val 54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E71ED5EB-1E81-45ED-BB62-21509EC31822}">
      <dsp:nvSpPr>
        <dsp:cNvPr id="0" name=""/>
        <dsp:cNvSpPr/>
      </dsp:nvSpPr>
      <dsp:spPr>
        <a:xfrm rot="16200000">
          <a:off x="3578079"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88%</a:t>
          </a:r>
          <a:endParaRPr lang="zh-CN" altLang="en-US" sz="1500" kern="1200"/>
        </a:p>
      </dsp:txBody>
      <dsp:txXfrm>
        <a:off x="3578079" y="795605"/>
        <a:ext cx="1024557" cy="211977"/>
      </dsp:txXfrm>
    </dsp:sp>
    <dsp:sp modelId="{A941D08C-7A95-4E69-AF03-36AD6B0F9A1E}">
      <dsp:nvSpPr>
        <dsp:cNvPr id="0" name=""/>
        <dsp:cNvSpPr/>
      </dsp:nvSpPr>
      <dsp:spPr>
        <a:xfrm>
          <a:off x="4231676"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当前中介机构佣金过于昂贵。</a:t>
          </a:r>
        </a:p>
      </dsp:txBody>
      <dsp:txXfrm>
        <a:off x="4231676" y="690"/>
        <a:ext cx="706591" cy="14131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EA1419-61FF-4A63-BE42-9D585F494A14}">
      <dsp:nvSpPr>
        <dsp:cNvPr id="0" name=""/>
        <dsp:cNvSpPr/>
      </dsp:nvSpPr>
      <dsp:spPr>
        <a:xfrm rot="5400000">
          <a:off x="-130210" y="130883"/>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90%</a:t>
          </a:r>
          <a:endParaRPr lang="zh-CN" altLang="en-US" sz="1600" kern="1200"/>
        </a:p>
      </dsp:txBody>
      <dsp:txXfrm rot="-5400000">
        <a:off x="1" y="304496"/>
        <a:ext cx="607648" cy="260421"/>
      </dsp:txXfrm>
    </dsp:sp>
    <dsp:sp modelId="{4B376FFE-F733-4E3B-98EA-8F447B53902F}">
      <dsp:nvSpPr>
        <dsp:cNvPr id="0" name=""/>
        <dsp:cNvSpPr/>
      </dsp:nvSpPr>
      <dsp:spPr>
        <a:xfrm rot="5400000">
          <a:off x="1989418" y="-1381096"/>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90%</a:t>
          </a:r>
          <a:r>
            <a:rPr lang="zh-CN" altLang="en-US" sz="1400" kern="1200">
              <a:latin typeface="仿宋" panose="02010609060101010101" pitchFamily="49" charset="-122"/>
              <a:ea typeface="仿宋" panose="02010609060101010101" pitchFamily="49" charset="-122"/>
            </a:rPr>
            <a:t>的既有平台不支持以距各院校校园距离及通勤时间等扩展信息筛选房源</a:t>
          </a:r>
          <a:r>
            <a:rPr lang="zh-CN" altLang="en-US" sz="1400" kern="1200"/>
            <a:t>。</a:t>
          </a:r>
        </a:p>
      </dsp:txBody>
      <dsp:txXfrm rot="-5400000">
        <a:off x="607649" y="28217"/>
        <a:ext cx="3300240" cy="509157"/>
      </dsp:txXfrm>
    </dsp:sp>
    <dsp:sp modelId="{3DEBCD1D-D572-45DD-8699-F85368CB524D}">
      <dsp:nvSpPr>
        <dsp:cNvPr id="0" name=""/>
        <dsp:cNvSpPr/>
      </dsp:nvSpPr>
      <dsp:spPr>
        <a:xfrm rot="5400000">
          <a:off x="-130210" y="785518"/>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85%</a:t>
          </a:r>
          <a:endParaRPr lang="zh-CN" altLang="en-US" sz="1600" kern="1200"/>
        </a:p>
      </dsp:txBody>
      <dsp:txXfrm rot="-5400000">
        <a:off x="1" y="959131"/>
        <a:ext cx="607648" cy="260421"/>
      </dsp:txXfrm>
    </dsp:sp>
    <dsp:sp modelId="{9EB0832E-BE20-4462-9CC6-063E804E9498}">
      <dsp:nvSpPr>
        <dsp:cNvPr id="0" name=""/>
        <dsp:cNvSpPr/>
      </dsp:nvSpPr>
      <dsp:spPr>
        <a:xfrm rot="5400000">
          <a:off x="1989418" y="-726461"/>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85%</a:t>
          </a:r>
          <a:r>
            <a:rPr lang="zh-CN" altLang="en-US" sz="1400" kern="1200">
              <a:latin typeface="仿宋" panose="02010609060101010101" pitchFamily="49" charset="-122"/>
              <a:ea typeface="仿宋" panose="02010609060101010101" pitchFamily="49" charset="-122"/>
            </a:rPr>
            <a:t>的既有平台无法保证合房源在来港留学生租房旺季内保证信息及时更新</a:t>
          </a:r>
          <a:r>
            <a:rPr lang="zh-CN" altLang="en-US" sz="1400" kern="1200"/>
            <a:t>。</a:t>
          </a:r>
        </a:p>
      </dsp:txBody>
      <dsp:txXfrm rot="-5400000">
        <a:off x="607649" y="682852"/>
        <a:ext cx="3300240" cy="509157"/>
      </dsp:txXfrm>
    </dsp:sp>
    <dsp:sp modelId="{1BADF997-3862-4648-BF45-BB8D51ECC617}">
      <dsp:nvSpPr>
        <dsp:cNvPr id="0" name=""/>
        <dsp:cNvSpPr/>
      </dsp:nvSpPr>
      <dsp:spPr>
        <a:xfrm rot="5400000">
          <a:off x="-130210" y="1440152"/>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70%</a:t>
          </a:r>
          <a:endParaRPr lang="zh-CN" altLang="en-US" sz="1600" kern="1200"/>
        </a:p>
      </dsp:txBody>
      <dsp:txXfrm rot="-5400000">
        <a:off x="1" y="1613765"/>
        <a:ext cx="607648" cy="260421"/>
      </dsp:txXfrm>
    </dsp:sp>
    <dsp:sp modelId="{2C76A3F8-DE66-4572-8E0C-ACBDA08EAE76}">
      <dsp:nvSpPr>
        <dsp:cNvPr id="0" name=""/>
        <dsp:cNvSpPr/>
      </dsp:nvSpPr>
      <dsp:spPr>
        <a:xfrm rot="5400000">
          <a:off x="1989418" y="-71826"/>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70%</a:t>
          </a:r>
          <a:r>
            <a:rPr lang="zh-CN" altLang="en-US" sz="1400" kern="1200">
              <a:latin typeface="仿宋" panose="02010609060101010101" pitchFamily="49" charset="-122"/>
              <a:ea typeface="仿宋" panose="02010609060101010101" pitchFamily="49" charset="-122"/>
            </a:rPr>
            <a:t>的既有平台无法根据用户画像针对性推送合适房源。</a:t>
          </a:r>
        </a:p>
      </dsp:txBody>
      <dsp:txXfrm rot="-5400000">
        <a:off x="607649" y="1337487"/>
        <a:ext cx="3300240" cy="5091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PieProcess">
  <dgm:title val=""/>
  <dgm:desc val=""/>
  <dgm:catLst>
    <dgm:cat type="list" pri="8600"/>
    <dgm:cat type="process" pri="4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constrLst>
      <dgm:constr type="primFontSz" for="des" forName="Parent" val="65"/>
      <dgm:constr type="primFontSz" for="des" forName="Child" refType="primFontSz" refFor="des" refForName="Parent" op="lte"/>
      <dgm:constr type="w" for="ch" forName="composite" refType="w"/>
      <dgm:constr type="h" for="ch" forName="composite" refType="h"/>
      <dgm:constr type="w" for="ch" forName="ParentComposite" refType="w" fact="0.5"/>
      <dgm:constr type="h" for="ch" forName="ParentComposite" refType="h"/>
      <dgm:constr type="w" for="ch" forName="negSibTrans" refType="h" refFor="ch" refForName="composite" fact="-0.075"/>
      <dgm:constr type="w" for="ch" forName="sibTrans" refType="w" refFor="ch" refForName="composite" fact="0.0425"/>
    </dgm:constrLst>
    <dgm:forEach name="nodesForEach" axis="ch" ptType="node" cnt="7">
      <dgm:layoutNode name="ParentComposite">
        <dgm:alg type="composite">
          <dgm:param type="ar" val="0.2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275"/>
              <dgm:constr type="w" for="ch" forName="Parent" refType="w" fact="0.6"/>
              <dgm:constr type="h" for="ch" forName="Parent" refType="h" fact="0.725"/>
              <dgm:constr type="l" for="ch" forName="Chord" refType="w" fact="0"/>
              <dgm:constr type="t" for="ch" forName="Chord" refType="h" fact="0"/>
              <dgm:constr type="w" for="ch" forName="Chord" refType="w"/>
              <dgm:constr type="h" for="ch" forName="Chord" refType="h" fact="0.25"/>
              <dgm:constr type="l" for="ch" forName="Pie" refType="w" fact="0.1"/>
              <dgm:constr type="t" for="ch" forName="Pie" refType="h" fact="0.025"/>
              <dgm:constr type="w" for="ch" forName="Pie" refType="w" fact="0.8"/>
              <dgm:constr type="h" for="ch" forName="Pie" refType="h" fact="0.2"/>
            </dgm:constrLst>
          </dgm:if>
          <dgm:else name="Name6">
            <dgm:constrLst>
              <dgm:constr type="r" for="ch" forName="Parent" refType="w"/>
              <dgm:constr type="t" for="ch" forName="Parent" refType="h" fact="0.275"/>
              <dgm:constr type="w" for="ch" forName="Parent" refType="w" fact="0.6"/>
              <dgm:constr type="h" for="ch" forName="Parent" refType="h" fact="0.725"/>
              <dgm:constr type="r" for="ch" forName="Chord" refType="w"/>
              <dgm:constr type="t" for="ch" forName="Chord" refType="h" fact="0"/>
              <dgm:constr type="w" for="ch" forName="Chord" refType="w"/>
              <dgm:constr type="h" for="ch" forName="Chord" refType="h" fact="0.25"/>
              <dgm:constr type="r" for="ch" forName="Pie" refType="w" fact="0.9"/>
              <dgm:constr type="t" for="ch" forName="Pie" refType="h" fact="0.025"/>
              <dgm:constr type="w" for="ch" forName="Pie" refType="w" fact="0.8"/>
              <dgm:constr type="h" for="ch" forName="Pie" refType="h" fact="0.2"/>
            </dgm:constrLst>
          </dgm:else>
        </dgm:choose>
        <dgm:layoutNode name="Chord" styleLbl="bgShp">
          <dgm:alg type="sp"/>
          <dgm:choose name="Name7">
            <dgm:if name="Name8" func="var" arg="dir" op="equ" val="norm">
              <dgm:shape xmlns:r="http://schemas.openxmlformats.org/officeDocument/2006/relationships" type="chord" r:blip="">
                <dgm:adjLst>
                  <dgm:adj idx="1" val="80"/>
                  <dgm:adj idx="2" val="-80"/>
                </dgm:adjLst>
              </dgm:shape>
            </dgm:if>
            <dgm:else name="Name9">
              <dgm:shape xmlns:r="http://schemas.openxmlformats.org/officeDocument/2006/relationships" rot="180" type="chord" r:blip="">
                <dgm:adjLst>
                  <dgm:adj idx="1" val="80"/>
                  <dgm:adj idx="2" val="-80"/>
                </dgm:adjLst>
              </dgm:shape>
            </dgm:else>
          </dgm:choose>
          <dgm:presOf/>
        </dgm:layoutNode>
        <dgm:layoutNode name="Pie" styleLbl="alignNode1">
          <dgm:alg type="sp"/>
          <dgm:choose name="Name10">
            <dgm:if name="Name11" func="var" arg="dir" op="equ" val="norm">
              <dgm:choose name="Name12">
                <dgm:if name="Name13" axis="precedSib" ptType="node" func="cnt" op="equ" val="0">
                  <dgm:choose name="Name14">
                    <dgm:if name="Name15" axis="followSib" ptType="node" func="cnt" op="equ" val="0">
                      <dgm:shape xmlns:r="http://schemas.openxmlformats.org/officeDocument/2006/relationships" type="pie" r:blip="">
                        <dgm:adjLst>
                          <dgm:adj idx="1" val="90"/>
                          <dgm:adj idx="2" val="-90"/>
                        </dgm:adjLst>
                      </dgm:shape>
                    </dgm:if>
                    <dgm:if name="Name16" axis="followSib" ptType="node" func="cnt" op="equ" val="1">
                      <dgm:shape xmlns:r="http://schemas.openxmlformats.org/officeDocument/2006/relationships" type="pie" r:blip="">
                        <dgm:adjLst>
                          <dgm:adj idx="1" val="180"/>
                          <dgm:adj idx="2" val="-90"/>
                        </dgm:adjLst>
                      </dgm:shape>
                    </dgm:if>
                    <dgm:if name="Name17" axis="followSib" ptType="node" func="cnt" op="equ" val="2">
                      <dgm:shape xmlns:r="http://schemas.openxmlformats.org/officeDocument/2006/relationships" type="pie" r:blip="">
                        <dgm:adjLst>
                          <dgm:adj idx="1" val="-150"/>
                          <dgm:adj idx="2" val="-90"/>
                        </dgm:adjLst>
                      </dgm:shape>
                    </dgm:if>
                    <dgm:if name="Name18" axis="followSib" ptType="node" func="cnt" op="equ" val="3">
                      <dgm:shape xmlns:r="http://schemas.openxmlformats.org/officeDocument/2006/relationships" type="pie" r:blip="">
                        <dgm:adjLst>
                          <dgm:adj idx="1" val="-135"/>
                          <dgm:adj idx="2" val="-90"/>
                        </dgm:adjLst>
                      </dgm:shape>
                    </dgm:if>
                    <dgm:if name="Name19" axis="followSib" ptType="node" func="cnt" op="equ" val="4">
                      <dgm:shape xmlns:r="http://schemas.openxmlformats.org/officeDocument/2006/relationships" type="pie" r:blip="">
                        <dgm:adjLst>
                          <dgm:adj idx="1" val="-126"/>
                          <dgm:adj idx="2" val="-90"/>
                        </dgm:adjLst>
                      </dgm:shape>
                    </dgm:if>
                    <dgm:if name="Name20" axis="followSib" ptType="node" func="cnt" op="equ" val="5">
                      <dgm:shape xmlns:r="http://schemas.openxmlformats.org/officeDocument/2006/relationships" type="pie" r:blip="">
                        <dgm:adjLst>
                          <dgm:adj idx="1" val="-120"/>
                          <dgm:adj idx="2" val="-90"/>
                        </dgm:adjLst>
                      </dgm:shape>
                    </dgm:if>
                    <dgm:else name="Name21">
                      <dgm:shape xmlns:r="http://schemas.openxmlformats.org/officeDocument/2006/relationships" type="pie" r:blip="">
                        <dgm:adjLst>
                          <dgm:adj idx="1" val="-115.7143"/>
                          <dgm:adj idx="2" val="-90"/>
                        </dgm:adjLst>
                      </dgm:shape>
                    </dgm:else>
                  </dgm:choose>
                </dgm:if>
                <dgm:if name="Name22" axis="precedSib" ptType="node" func="cnt" op="equ" val="1">
                  <dgm:choose name="Name23">
                    <dgm:if name="Name24" axis="followSib" ptType="node" func="cnt" op="equ" val="0">
                      <dgm:shape xmlns:r="http://schemas.openxmlformats.org/officeDocument/2006/relationships" type="pie" r:blip="">
                        <dgm:adjLst>
                          <dgm:adj idx="1" val="90"/>
                          <dgm:adj idx="2" val="-90"/>
                        </dgm:adjLst>
                      </dgm:shape>
                    </dgm:if>
                    <dgm:if name="Name25" axis="followSib" ptType="node" func="cnt" op="equ" val="1">
                      <dgm:shape xmlns:r="http://schemas.openxmlformats.org/officeDocument/2006/relationships" type="pie" r:blip="">
                        <dgm:adjLst>
                          <dgm:adj idx="1" val="150"/>
                          <dgm:adj idx="2" val="-90"/>
                        </dgm:adjLst>
                      </dgm:shape>
                    </dgm:if>
                    <dgm:if name="Name26" axis="followSib" ptType="node" func="cnt" op="equ" val="2">
                      <dgm:shape xmlns:r="http://schemas.openxmlformats.org/officeDocument/2006/relationships" type="pie" r:blip="">
                        <dgm:adjLst>
                          <dgm:adj idx="1" val="180"/>
                          <dgm:adj idx="2" val="-90"/>
                        </dgm:adjLst>
                      </dgm:shape>
                    </dgm:if>
                    <dgm:if name="Name27" axis="followSib" ptType="node" func="cnt" op="equ" val="3">
                      <dgm:shape xmlns:r="http://schemas.openxmlformats.org/officeDocument/2006/relationships" type="pie" r:blip="">
                        <dgm:adjLst>
                          <dgm:adj idx="1" val="-162"/>
                          <dgm:adj idx="2" val="-90"/>
                        </dgm:adjLst>
                      </dgm:shape>
                    </dgm:if>
                    <dgm:if name="Name28" axis="followSib" ptType="node" func="cnt" op="equ" val="4">
                      <dgm:shape xmlns:r="http://schemas.openxmlformats.org/officeDocument/2006/relationships" type="pie" r:blip="">
                        <dgm:adjLst>
                          <dgm:adj idx="1" val="-150"/>
                          <dgm:adj idx="2" val="-90"/>
                        </dgm:adjLst>
                      </dgm:shape>
                    </dgm:if>
                    <dgm:else name="Name29">
                      <dgm:shape xmlns:r="http://schemas.openxmlformats.org/officeDocument/2006/relationships" type="pie" r:blip="">
                        <dgm:adjLst>
                          <dgm:adj idx="1" val="-141.4286"/>
                          <dgm:adj idx="2" val="-90"/>
                        </dgm:adjLst>
                      </dgm:shape>
                    </dgm:else>
                  </dgm:choose>
                </dgm:if>
                <dgm:if name="Name30" axis="precedSib" ptType="node" func="cnt" op="equ" val="2">
                  <dgm:choose name="Name31">
                    <dgm:if name="Name32" axis="followSib" ptType="node" func="cnt" op="equ" val="0">
                      <dgm:shape xmlns:r="http://schemas.openxmlformats.org/officeDocument/2006/relationships" type="pie" r:blip="">
                        <dgm:adjLst>
                          <dgm:adj idx="1" val="90"/>
                          <dgm:adj idx="2" val="-90"/>
                        </dgm:adjLst>
                      </dgm:shape>
                    </dgm:if>
                    <dgm:if name="Name33" axis="followSib" ptType="node" func="cnt" op="equ" val="1">
                      <dgm:shape xmlns:r="http://schemas.openxmlformats.org/officeDocument/2006/relationships" type="pie" r:blip="">
                        <dgm:adjLst>
                          <dgm:adj idx="1" val="135"/>
                          <dgm:adj idx="2" val="-90"/>
                        </dgm:adjLst>
                      </dgm:shape>
                    </dgm:if>
                    <dgm:if name="Name34" axis="followSib" ptType="node" func="cnt" op="equ" val="2">
                      <dgm:shape xmlns:r="http://schemas.openxmlformats.org/officeDocument/2006/relationships" type="pie" r:blip="">
                        <dgm:adjLst>
                          <dgm:adj idx="1" val="162"/>
                          <dgm:adj idx="2" val="-90"/>
                        </dgm:adjLst>
                      </dgm:shape>
                    </dgm:if>
                    <dgm:if name="Name35" axis="followSib" ptType="node" func="cnt" op="equ" val="3">
                      <dgm:shape xmlns:r="http://schemas.openxmlformats.org/officeDocument/2006/relationships" type="pie" r:blip="">
                        <dgm:adjLst>
                          <dgm:adj idx="1" val="180"/>
                          <dgm:adj idx="2" val="-90"/>
                        </dgm:adjLst>
                      </dgm:shape>
                    </dgm:if>
                    <dgm:else name="Name36">
                      <dgm:shape xmlns:r="http://schemas.openxmlformats.org/officeDocument/2006/relationships" type="pie" r:blip="">
                        <dgm:adjLst>
                          <dgm:adj idx="1" val="-167.1429"/>
                          <dgm:adj idx="2" val="-90"/>
                        </dgm:adjLst>
                      </dgm:shape>
                    </dgm:else>
                  </dgm:choose>
                </dgm:if>
                <dgm:if name="Name37" axis="precedSib" ptType="node" func="cnt" op="equ" val="3">
                  <dgm:choose name="Name38">
                    <dgm:if name="Name39" axis="followSib" ptType="node" func="cnt" op="equ" val="0">
                      <dgm:shape xmlns:r="http://schemas.openxmlformats.org/officeDocument/2006/relationships" type="pie" r:blip="">
                        <dgm:adjLst>
                          <dgm:adj idx="1" val="90"/>
                          <dgm:adj idx="2" val="-90"/>
                        </dgm:adjLst>
                      </dgm:shape>
                    </dgm:if>
                    <dgm:if name="Name40" axis="followSib" ptType="node" func="cnt" op="equ" val="1">
                      <dgm:shape xmlns:r="http://schemas.openxmlformats.org/officeDocument/2006/relationships" type="pie" r:blip="">
                        <dgm:adjLst>
                          <dgm:adj idx="1" val="126"/>
                          <dgm:adj idx="2" val="-90"/>
                        </dgm:adjLst>
                      </dgm:shape>
                    </dgm:if>
                    <dgm:if name="Name41" axis="followSib" ptType="node" func="cnt" op="equ" val="2">
                      <dgm:shape xmlns:r="http://schemas.openxmlformats.org/officeDocument/2006/relationships" type="pie" r:blip="">
                        <dgm:adjLst>
                          <dgm:adj idx="1" val="150"/>
                          <dgm:adj idx="2" val="-90"/>
                        </dgm:adjLst>
                      </dgm:shape>
                    </dgm:if>
                    <dgm:else name="Name42">
                      <dgm:shape xmlns:r="http://schemas.openxmlformats.org/officeDocument/2006/relationships" type="pie" r:blip="">
                        <dgm:adjLst>
                          <dgm:adj idx="1" val="167.1429"/>
                          <dgm:adj idx="2" val="-90"/>
                        </dgm:adjLst>
                      </dgm:shape>
                    </dgm:else>
                  </dgm:choose>
                </dgm:if>
                <dgm:if name="Name43" axis="precedSib" ptType="node" func="cnt" op="equ" val="4">
                  <dgm:choose name="Name44">
                    <dgm:if name="Name45" axis="followSib" ptType="node" func="cnt" op="equ" val="0">
                      <dgm:shape xmlns:r="http://schemas.openxmlformats.org/officeDocument/2006/relationships" type="pie" r:blip="">
                        <dgm:adjLst>
                          <dgm:adj idx="1" val="90"/>
                          <dgm:adj idx="2" val="-90"/>
                        </dgm:adjLst>
                      </dgm:shape>
                    </dgm:if>
                    <dgm:if name="Name46" axis="followSib" ptType="node" func="cnt" op="equ" val="1">
                      <dgm:shape xmlns:r="http://schemas.openxmlformats.org/officeDocument/2006/relationships" type="pie" r:blip="">
                        <dgm:adjLst>
                          <dgm:adj idx="1" val="120"/>
                          <dgm:adj idx="2" val="-90"/>
                        </dgm:adjLst>
                      </dgm:shape>
                    </dgm:if>
                    <dgm:else name="Name47">
                      <dgm:shape xmlns:r="http://schemas.openxmlformats.org/officeDocument/2006/relationships" type="pie" r:blip="">
                        <dgm:adjLst>
                          <dgm:adj idx="1" val="141.4286"/>
                          <dgm:adj idx="2" val="-90"/>
                        </dgm:adjLst>
                      </dgm:shape>
                    </dgm:else>
                  </dgm:choose>
                </dgm:if>
                <dgm:if name="Name48" axis="precedSib" ptType="node" func="cnt" op="equ" val="5">
                  <dgm:choose name="Name49">
                    <dgm:if name="Name50" axis="followSib" ptType="node" func="cnt" op="equ" val="0">
                      <dgm:shape xmlns:r="http://schemas.openxmlformats.org/officeDocument/2006/relationships" type="pie" r:blip="">
                        <dgm:adjLst>
                          <dgm:adj idx="1" val="90"/>
                          <dgm:adj idx="2" val="-90"/>
                        </dgm:adjLst>
                      </dgm:shape>
                    </dgm:if>
                    <dgm:else name="Name51">
                      <dgm:shape xmlns:r="http://schemas.openxmlformats.org/officeDocument/2006/relationships" type="pie" r:blip="">
                        <dgm:adjLst>
                          <dgm:adj idx="1" val="115.7143"/>
                          <dgm:adj idx="2" val="-90"/>
                        </dgm:adjLst>
                      </dgm:shape>
                    </dgm:else>
                  </dgm:choose>
                </dgm:if>
                <dgm:else name="Name52">
                  <dgm:shape xmlns:r="http://schemas.openxmlformats.org/officeDocument/2006/relationships" type="pie" r:blip="">
                    <dgm:adjLst>
                      <dgm:adj idx="1" val="90"/>
                      <dgm:adj idx="2" val="-90"/>
                    </dgm:adjLst>
                  </dgm:shape>
                </dgm:else>
              </dgm:choose>
            </dgm:if>
            <dgm:else name="Name53">
              <dgm:choose name="Name54">
                <dgm:if name="Name55" axis="precedSib" ptType="node" func="cnt" op="equ" val="0">
                  <dgm:choose name="Name56">
                    <dgm:if name="Name57" axis="followSib" ptType="node" func="cnt" op="equ" val="0">
                      <dgm:shape xmlns:r="http://schemas.openxmlformats.org/officeDocument/2006/relationships" rot="180" type="pie" r:blip="">
                        <dgm:adjLst>
                          <dgm:adj idx="1" val="90"/>
                          <dgm:adj idx="2" val="-90"/>
                        </dgm:adjLst>
                      </dgm:shape>
                    </dgm:if>
                    <dgm:if name="Name58" axis="followSib" ptType="node" func="cnt" op="equ" val="1">
                      <dgm:shape xmlns:r="http://schemas.openxmlformats.org/officeDocument/2006/relationships" rot="180" type="pie" r:blip="">
                        <dgm:adjLst>
                          <dgm:adj idx="1" val="90"/>
                          <dgm:adj idx="2" val="180"/>
                        </dgm:adjLst>
                      </dgm:shape>
                    </dgm:if>
                    <dgm:if name="Name59" axis="followSib" ptType="node" func="cnt" op="equ" val="2">
                      <dgm:shape xmlns:r="http://schemas.openxmlformats.org/officeDocument/2006/relationships" rot="180" type="pie" r:blip="">
                        <dgm:adjLst>
                          <dgm:adj idx="1" val="90"/>
                          <dgm:adj idx="2" val="150"/>
                        </dgm:adjLst>
                      </dgm:shape>
                    </dgm:if>
                    <dgm:if name="Name60" axis="followSib" ptType="node" func="cnt" op="equ" val="3">
                      <dgm:shape xmlns:r="http://schemas.openxmlformats.org/officeDocument/2006/relationships" rot="180" type="pie" r:blip="">
                        <dgm:adjLst>
                          <dgm:adj idx="1" val="90"/>
                          <dgm:adj idx="2" val="135"/>
                        </dgm:adjLst>
                      </dgm:shape>
                    </dgm:if>
                    <dgm:if name="Name61" axis="followSib" ptType="node" func="cnt" op="equ" val="4">
                      <dgm:shape xmlns:r="http://schemas.openxmlformats.org/officeDocument/2006/relationships" rot="180" type="pie" r:blip="">
                        <dgm:adjLst>
                          <dgm:adj idx="1" val="90"/>
                          <dgm:adj idx="2" val="126"/>
                        </dgm:adjLst>
                      </dgm:shape>
                    </dgm:if>
                    <dgm:if name="Name62" axis="followSib" ptType="node" func="cnt" op="equ" val="5">
                      <dgm:shape xmlns:r="http://schemas.openxmlformats.org/officeDocument/2006/relationships" rot="180" type="pie" r:blip="">
                        <dgm:adjLst>
                          <dgm:adj idx="1" val="90"/>
                          <dgm:adj idx="2" val="120"/>
                        </dgm:adjLst>
                      </dgm:shape>
                    </dgm:if>
                    <dgm:else name="Name63">
                      <dgm:shape xmlns:r="http://schemas.openxmlformats.org/officeDocument/2006/relationships" rot="180" type="pie" r:blip="">
                        <dgm:adjLst>
                          <dgm:adj idx="1" val="90"/>
                          <dgm:adj idx="2" val="115.7143"/>
                        </dgm:adjLst>
                      </dgm:shape>
                    </dgm:else>
                  </dgm:choose>
                </dgm:if>
                <dgm:if name="Name64" axis="precedSib" ptType="node" func="cnt" op="equ" val="1">
                  <dgm:choose name="Name65">
                    <dgm:if name="Name66" axis="followSib" ptType="node" func="cnt" op="equ" val="0">
                      <dgm:shape xmlns:r="http://schemas.openxmlformats.org/officeDocument/2006/relationships" rot="180" type="pie" r:blip="">
                        <dgm:adjLst>
                          <dgm:adj idx="1" val="90"/>
                          <dgm:adj idx="2" val="-90"/>
                        </dgm:adjLst>
                      </dgm:shape>
                    </dgm:if>
                    <dgm:if name="Name67" axis="followSib" ptType="node" func="cnt" op="equ" val="1">
                      <dgm:shape xmlns:r="http://schemas.openxmlformats.org/officeDocument/2006/relationships" rot="180" type="pie" r:blip="">
                        <dgm:adjLst>
                          <dgm:adj idx="1" val="90"/>
                          <dgm:adj idx="2" val="-150"/>
                        </dgm:adjLst>
                      </dgm:shape>
                    </dgm:if>
                    <dgm:if name="Name68" axis="followSib" ptType="node" func="cnt" op="equ" val="2">
                      <dgm:shape xmlns:r="http://schemas.openxmlformats.org/officeDocument/2006/relationships" rot="180" type="pie" r:blip="">
                        <dgm:adjLst>
                          <dgm:adj idx="1" val="90"/>
                          <dgm:adj idx="2" val="180"/>
                        </dgm:adjLst>
                      </dgm:shape>
                    </dgm:if>
                    <dgm:if name="Name69" axis="followSib" ptType="node" func="cnt" op="equ" val="3">
                      <dgm:shape xmlns:r="http://schemas.openxmlformats.org/officeDocument/2006/relationships" rot="180" type="pie" r:blip="">
                        <dgm:adjLst>
                          <dgm:adj idx="1" val="90"/>
                          <dgm:adj idx="2" val="162"/>
                        </dgm:adjLst>
                      </dgm:shape>
                    </dgm:if>
                    <dgm:if name="Name70" axis="followSib" ptType="node" func="cnt" op="equ" val="4">
                      <dgm:shape xmlns:r="http://schemas.openxmlformats.org/officeDocument/2006/relationships" rot="180" type="pie" r:blip="">
                        <dgm:adjLst>
                          <dgm:adj idx="1" val="90"/>
                          <dgm:adj idx="2" val="150"/>
                        </dgm:adjLst>
                      </dgm:shape>
                    </dgm:if>
                    <dgm:else name="Name71">
                      <dgm:shape xmlns:r="http://schemas.openxmlformats.org/officeDocument/2006/relationships" rot="180" type="pie" r:blip="">
                        <dgm:adjLst>
                          <dgm:adj idx="1" val="90"/>
                          <dgm:adj idx="2" val="141.4286"/>
                        </dgm:adjLst>
                      </dgm:shape>
                    </dgm:else>
                  </dgm:choose>
                </dgm:if>
                <dgm:if name="Name72" axis="precedSib" ptType="node" func="cnt" op="equ" val="2">
                  <dgm:choose name="Name73">
                    <dgm:if name="Name74" axis="followSib" ptType="node" func="cnt" op="equ" val="0">
                      <dgm:shape xmlns:r="http://schemas.openxmlformats.org/officeDocument/2006/relationships" rot="180" type="pie" r:blip="">
                        <dgm:adjLst>
                          <dgm:adj idx="1" val="90"/>
                          <dgm:adj idx="2" val="-90"/>
                        </dgm:adjLst>
                      </dgm:shape>
                    </dgm:if>
                    <dgm:if name="Name75" axis="followSib" ptType="node" func="cnt" op="equ" val="1">
                      <dgm:shape xmlns:r="http://schemas.openxmlformats.org/officeDocument/2006/relationships" rot="180" type="pie" r:blip="">
                        <dgm:adjLst>
                          <dgm:adj idx="1" val="90"/>
                          <dgm:adj idx="2" val="-135"/>
                        </dgm:adjLst>
                      </dgm:shape>
                    </dgm:if>
                    <dgm:if name="Name76" axis="followSib" ptType="node" func="cnt" op="equ" val="2">
                      <dgm:shape xmlns:r="http://schemas.openxmlformats.org/officeDocument/2006/relationships" rot="180" type="pie" r:blip="">
                        <dgm:adjLst>
                          <dgm:adj idx="1" val="90"/>
                          <dgm:adj idx="2" val="-162"/>
                        </dgm:adjLst>
                      </dgm:shape>
                    </dgm:if>
                    <dgm:if name="Name77" axis="followSib" ptType="node" func="cnt" op="equ" val="3">
                      <dgm:shape xmlns:r="http://schemas.openxmlformats.org/officeDocument/2006/relationships" rot="180" type="pie" r:blip="">
                        <dgm:adjLst>
                          <dgm:adj idx="1" val="90"/>
                          <dgm:adj idx="2" val="180"/>
                        </dgm:adjLst>
                      </dgm:shape>
                    </dgm:if>
                    <dgm:else name="Name78">
                      <dgm:shape xmlns:r="http://schemas.openxmlformats.org/officeDocument/2006/relationships" rot="180" type="pie" r:blip="">
                        <dgm:adjLst>
                          <dgm:adj idx="1" val="90"/>
                          <dgm:adj idx="2" val="167.1429"/>
                        </dgm:adjLst>
                      </dgm:shape>
                    </dgm:else>
                  </dgm:choose>
                </dgm:if>
                <dgm:if name="Name79" axis="precedSib" ptType="node" func="cnt" op="equ" val="3">
                  <dgm:choose name="Name80">
                    <dgm:if name="Name81" axis="followSib" ptType="node" func="cnt" op="equ" val="0">
                      <dgm:shape xmlns:r="http://schemas.openxmlformats.org/officeDocument/2006/relationships" rot="180" type="pie" r:blip="">
                        <dgm:adjLst>
                          <dgm:adj idx="1" val="90"/>
                          <dgm:adj idx="2" val="-90"/>
                        </dgm:adjLst>
                      </dgm:shape>
                    </dgm:if>
                    <dgm:if name="Name82" axis="followSib" ptType="node" func="cnt" op="equ" val="1">
                      <dgm:shape xmlns:r="http://schemas.openxmlformats.org/officeDocument/2006/relationships" rot="180" type="pie" r:blip="">
                        <dgm:adjLst>
                          <dgm:adj idx="1" val="90"/>
                          <dgm:adj idx="2" val="-126"/>
                        </dgm:adjLst>
                      </dgm:shape>
                    </dgm:if>
                    <dgm:if name="Name83" axis="followSib" ptType="node" func="cnt" op="equ" val="2">
                      <dgm:shape xmlns:r="http://schemas.openxmlformats.org/officeDocument/2006/relationships" rot="180" type="pie" r:blip="">
                        <dgm:adjLst>
                          <dgm:adj idx="1" val="90"/>
                          <dgm:adj idx="2" val="-150"/>
                        </dgm:adjLst>
                      </dgm:shape>
                    </dgm:if>
                    <dgm:else name="Name84">
                      <dgm:shape xmlns:r="http://schemas.openxmlformats.org/officeDocument/2006/relationships" rot="180" type="pie" r:blip="">
                        <dgm:adjLst>
                          <dgm:adj idx="1" val="90"/>
                          <dgm:adj idx="2" val="-167.1429"/>
                        </dgm:adjLst>
                      </dgm:shape>
                    </dgm:else>
                  </dgm:choose>
                </dgm:if>
                <dgm:if name="Name85" axis="precedSib" ptType="node" func="cnt" op="equ" val="4">
                  <dgm:choose name="Name86">
                    <dgm:if name="Name87" axis="followSib" ptType="node" func="cnt" op="equ" val="0">
                      <dgm:shape xmlns:r="http://schemas.openxmlformats.org/officeDocument/2006/relationships" rot="180" type="pie" r:blip="">
                        <dgm:adjLst>
                          <dgm:adj idx="1" val="90"/>
                          <dgm:adj idx="2" val="-90"/>
                        </dgm:adjLst>
                      </dgm:shape>
                    </dgm:if>
                    <dgm:if name="Name88" axis="followSib" ptType="node" func="cnt" op="equ" val="1">
                      <dgm:shape xmlns:r="http://schemas.openxmlformats.org/officeDocument/2006/relationships" rot="180" type="pie" r:blip="">
                        <dgm:adjLst>
                          <dgm:adj idx="1" val="90"/>
                          <dgm:adj idx="2" val="-120"/>
                        </dgm:adjLst>
                      </dgm:shape>
                    </dgm:if>
                    <dgm:else name="Name89">
                      <dgm:shape xmlns:r="http://schemas.openxmlformats.org/officeDocument/2006/relationships" rot="180" type="pie" r:blip="">
                        <dgm:adjLst>
                          <dgm:adj idx="1" val="90"/>
                          <dgm:adj idx="2" val="-141.4286"/>
                        </dgm:adjLst>
                      </dgm:shape>
                    </dgm:else>
                  </dgm:choose>
                </dgm:if>
                <dgm:if name="Name90" axis="precedSib" ptType="node" func="cnt" op="equ" val="5">
                  <dgm:choose name="Name91">
                    <dgm:if name="Name92" axis="followSib" ptType="node" func="cnt" op="equ" val="0">
                      <dgm:shape xmlns:r="http://schemas.openxmlformats.org/officeDocument/2006/relationships" rot="180" type="pie" r:blip="">
                        <dgm:adjLst>
                          <dgm:adj idx="1" val="90"/>
                          <dgm:adj idx="2" val="-90"/>
                        </dgm:adjLst>
                      </dgm:shape>
                    </dgm:if>
                    <dgm:else name="Name93">
                      <dgm:shape xmlns:r="http://schemas.openxmlformats.org/officeDocument/2006/relationships" rot="180" type="pie" r:blip="">
                        <dgm:adjLst>
                          <dgm:adj idx="1" val="90"/>
                          <dgm:adj idx="2" val="-115.7143"/>
                        </dgm:adjLst>
                      </dgm:shape>
                    </dgm:else>
                  </dgm:choose>
                </dgm:if>
                <dgm:else name="Name94">
                  <dgm:shape xmlns:r="http://schemas.openxmlformats.org/officeDocument/2006/relationships" rot="180" type="pie" r:blip="">
                    <dgm:adjLst>
                      <dgm:adj idx="1" val="90"/>
                      <dgm:adj idx="2" val="-90"/>
                    </dgm:adjLst>
                  </dgm:shape>
                </dgm:else>
              </dgm:choose>
            </dgm:else>
          </dgm:choose>
          <dgm:presOf/>
        </dgm:layoutNode>
        <dgm:layoutNode name="Parent" styleLbl="revTx">
          <dgm:varLst>
            <dgm:chMax val="1"/>
            <dgm:chPref val="1"/>
            <dgm:bulletEnabled val="1"/>
          </dgm:varLst>
          <dgm:choose name="Name95">
            <dgm:if name="Name96" func="var" arg="dir" op="equ" val="norm">
              <dgm:alg type="tx">
                <dgm:param type="parTxLTRAlign" val="r"/>
                <dgm:param type="parTxRTLAlign" val="r"/>
                <dgm:param type="shpTxLTRAlignCh" val="r"/>
                <dgm:param type="shpTxRTLAlignCh" val="r"/>
                <dgm:param type="txAnchorVert" val="b"/>
                <dgm:param type="autoTxRot" val="grav"/>
              </dgm:alg>
            </dgm:if>
            <dgm:else name="Name97">
              <dgm:alg type="tx">
                <dgm:param type="parTxLTRAlign" val="l"/>
                <dgm:param type="parTxRTLAlign" val="l"/>
                <dgm:param type="shpTxLTRAlignCh" val="l"/>
                <dgm:param type="shpTxRTLAlignCh" val="l"/>
                <dgm:param type="txAnchorVert" val="b"/>
                <dgm:param type="autoTxRot" val="grav"/>
              </dgm:alg>
            </dgm:else>
          </dgm:choose>
          <dgm:choose name="Name98">
            <dgm:if name="Name99" func="var" arg="dir" op="equ" val="norm">
              <dgm:shape xmlns:r="http://schemas.openxmlformats.org/officeDocument/2006/relationships" rot="-90" type="rect" r:blip="">
                <dgm:adjLst/>
              </dgm:shape>
            </dgm:if>
            <dgm:else name="Name100">
              <dgm:shape xmlns:r="http://schemas.openxmlformats.org/officeDocument/2006/relationships" rot="90" type="rect" r:blip="">
                <dgm:adjLst/>
              </dgm:shape>
            </dgm:else>
          </dgm:choose>
          <dgm:presOf axis="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choose name="Name101">
        <dgm:if name="Name102" axis="ch" ptType="node" func="cnt" op="gte" val="1">
          <dgm:forEach name="negSibTransForEach" axis="ch" ptType="sibTrans" hideLastTrans="0" cnt="1">
            <dgm:layoutNode name="negSibTrans">
              <dgm:alg type="sp"/>
              <dgm:shape xmlns:r="http://schemas.openxmlformats.org/officeDocument/2006/relationships" r:blip="">
                <dgm:adjLst/>
              </dgm:shape>
            </dgm:layoutNode>
          </dgm:forEach>
          <dgm:layoutNode name="composite">
            <dgm:alg type="composite">
              <dgm:param type="ar" val="0.5"/>
            </dgm:alg>
            <dgm:shape xmlns:r="http://schemas.openxmlformats.org/officeDocument/2006/relationships" r:blip="">
              <dgm:adjLst/>
            </dgm:shape>
            <dgm:choose name="Name103">
              <dgm:if name="Name104" func="var" arg="dir" op="equ" val="norm">
                <dgm:constrLst>
                  <dgm:constr type="l" for="ch" forName="Child" refType="w" fact="0"/>
                  <dgm:constr type="t" for="ch" forName="Child" refType="h" fact="0"/>
                  <dgm:constr type="w" for="ch" forName="Child" refType="w"/>
                  <dgm:constr type="h" for="ch" forName="Child" refType="h"/>
                </dgm:constrLst>
              </dgm:if>
              <dgm:else name="Name105">
                <dgm:constrLst>
                  <dgm:constr type="r" for="ch" forName="Child" refType="w"/>
                  <dgm:constr type="t" for="ch" forName="Child" refType="h" fact="0"/>
                  <dgm:constr type="w" for="ch" forName="Child" refType="w"/>
                  <dgm:constr type="h" for="ch" forName="Child" refType="h"/>
                </dgm:constrLst>
              </dgm:else>
            </dgm:choose>
            <dgm:ruleLst/>
            <dgm:layoutNode name="Child" styleLbl="revTx">
              <dgm:varLst>
                <dgm:chMax val="0"/>
                <dgm:chPref val="0"/>
                <dgm:bulletEnabled val="1"/>
              </dgm:varLst>
              <dgm:choose name="Name106">
                <dgm:if name="Name107" func="var" arg="dir" op="equ" val="norm">
                  <dgm:alg type="tx">
                    <dgm:param type="parTxLTRAlign" val="l"/>
                    <dgm:param type="parTxRTLAlign" val="r"/>
                    <dgm:param type="txAnchorVert" val="t"/>
                  </dgm:alg>
                </dgm:if>
                <dgm:else name="Name108">
                  <dgm:alg type="tx">
                    <dgm:param type="parTxLTRAlign" val="r"/>
                    <dgm:param type="parTxRTLAlign" val="l"/>
                    <dgm:param type="txAnchorVert" val="t"/>
                  </dgm:alg>
                </dgm:else>
              </dgm:choose>
              <dgm:shape xmlns:r="http://schemas.openxmlformats.org/officeDocument/2006/relationships" type="rect" r:blip="">
                <dgm:adjLst/>
              </dgm:shape>
              <dgm:presOf axis="des"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if>
        <dgm:else name="Name109"/>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地图集">
  <a:themeElements>
    <a:clrScheme name="地图集">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地图集">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地图集">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2024年红磡大专特别创业组</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F35077151FF66D4AAC61AA2C7F7CC990" ma:contentTypeVersion="4" ma:contentTypeDescription="新建文档。" ma:contentTypeScope="" ma:versionID="eeb259e99e3b00054b96febc72e482e9">
  <xsd:schema xmlns:xsd="http://www.w3.org/2001/XMLSchema" xmlns:xs="http://www.w3.org/2001/XMLSchema" xmlns:p="http://schemas.microsoft.com/office/2006/metadata/properties" xmlns:ns2="76ddf9cd-8981-4235-8636-d38f49ba7d82" targetNamespace="http://schemas.microsoft.com/office/2006/metadata/properties" ma:root="true" ma:fieldsID="e0b102ccbf6ca8d273bdfec7acf12b94" ns2:_="">
    <xsd:import namespace="76ddf9cd-8981-4235-8636-d38f49ba7d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ddf9cd-8981-4235-8636-d38f49ba7d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B18F2-CF7B-494B-A01F-CE498D748D10}">
  <ds:schemaRefs>
    <ds:schemaRef ds:uri="http://schemas.microsoft.com/office/2006/metadata/properties"/>
    <ds:schemaRef ds:uri="http://schemas.microsoft.com/office/infopath/2007/PartnerControls"/>
    <ds:schemaRef ds:uri="2f31df97-7c69-4850-8d0a-16dd9f25b1e9"/>
  </ds:schemaRefs>
</ds:datastoreItem>
</file>

<file path=customXml/itemProps3.xml><?xml version="1.0" encoding="utf-8"?>
<ds:datastoreItem xmlns:ds="http://schemas.openxmlformats.org/officeDocument/2006/customXml" ds:itemID="{1DD52A0E-EE83-42DE-B2CC-53AD5F30F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ddf9cd-8981-4235-8636-d38f49ba7d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927243-1FEC-42E7-95D3-58E8FCF1FE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21</Pages>
  <Words>1251</Words>
  <Characters>7137</Characters>
  <Application>Microsoft Office Word</Application>
  <DocSecurity>0</DocSecurity>
  <Lines>59</Lines>
  <Paragraphs>16</Paragraphs>
  <ScaleCrop>false</ScaleCrop>
  <Company/>
  <LinksUpToDate>false</LinksUpToDate>
  <CharactersWithSpaces>8372</CharactersWithSpaces>
  <SharedDoc>false</SharedDoc>
  <HLinks>
    <vt:vector size="240" baseType="variant">
      <vt:variant>
        <vt:i4>1769527</vt:i4>
      </vt:variant>
      <vt:variant>
        <vt:i4>236</vt:i4>
      </vt:variant>
      <vt:variant>
        <vt:i4>0</vt:i4>
      </vt:variant>
      <vt:variant>
        <vt:i4>5</vt:i4>
      </vt:variant>
      <vt:variant>
        <vt:lpwstr/>
      </vt:variant>
      <vt:variant>
        <vt:lpwstr>_Toc183727741</vt:lpwstr>
      </vt:variant>
      <vt:variant>
        <vt:i4>1769527</vt:i4>
      </vt:variant>
      <vt:variant>
        <vt:i4>230</vt:i4>
      </vt:variant>
      <vt:variant>
        <vt:i4>0</vt:i4>
      </vt:variant>
      <vt:variant>
        <vt:i4>5</vt:i4>
      </vt:variant>
      <vt:variant>
        <vt:lpwstr/>
      </vt:variant>
      <vt:variant>
        <vt:lpwstr>_Toc183727740</vt:lpwstr>
      </vt:variant>
      <vt:variant>
        <vt:i4>1835063</vt:i4>
      </vt:variant>
      <vt:variant>
        <vt:i4>224</vt:i4>
      </vt:variant>
      <vt:variant>
        <vt:i4>0</vt:i4>
      </vt:variant>
      <vt:variant>
        <vt:i4>5</vt:i4>
      </vt:variant>
      <vt:variant>
        <vt:lpwstr/>
      </vt:variant>
      <vt:variant>
        <vt:lpwstr>_Toc183727739</vt:lpwstr>
      </vt:variant>
      <vt:variant>
        <vt:i4>1835063</vt:i4>
      </vt:variant>
      <vt:variant>
        <vt:i4>218</vt:i4>
      </vt:variant>
      <vt:variant>
        <vt:i4>0</vt:i4>
      </vt:variant>
      <vt:variant>
        <vt:i4>5</vt:i4>
      </vt:variant>
      <vt:variant>
        <vt:lpwstr/>
      </vt:variant>
      <vt:variant>
        <vt:lpwstr>_Toc183727738</vt:lpwstr>
      </vt:variant>
      <vt:variant>
        <vt:i4>1835063</vt:i4>
      </vt:variant>
      <vt:variant>
        <vt:i4>212</vt:i4>
      </vt:variant>
      <vt:variant>
        <vt:i4>0</vt:i4>
      </vt:variant>
      <vt:variant>
        <vt:i4>5</vt:i4>
      </vt:variant>
      <vt:variant>
        <vt:lpwstr/>
      </vt:variant>
      <vt:variant>
        <vt:lpwstr>_Toc183727737</vt:lpwstr>
      </vt:variant>
      <vt:variant>
        <vt:i4>1835063</vt:i4>
      </vt:variant>
      <vt:variant>
        <vt:i4>206</vt:i4>
      </vt:variant>
      <vt:variant>
        <vt:i4>0</vt:i4>
      </vt:variant>
      <vt:variant>
        <vt:i4>5</vt:i4>
      </vt:variant>
      <vt:variant>
        <vt:lpwstr/>
      </vt:variant>
      <vt:variant>
        <vt:lpwstr>_Toc183727736</vt:lpwstr>
      </vt:variant>
      <vt:variant>
        <vt:i4>1835063</vt:i4>
      </vt:variant>
      <vt:variant>
        <vt:i4>200</vt:i4>
      </vt:variant>
      <vt:variant>
        <vt:i4>0</vt:i4>
      </vt:variant>
      <vt:variant>
        <vt:i4>5</vt:i4>
      </vt:variant>
      <vt:variant>
        <vt:lpwstr/>
      </vt:variant>
      <vt:variant>
        <vt:lpwstr>_Toc183727735</vt:lpwstr>
      </vt:variant>
      <vt:variant>
        <vt:i4>1835063</vt:i4>
      </vt:variant>
      <vt:variant>
        <vt:i4>194</vt:i4>
      </vt:variant>
      <vt:variant>
        <vt:i4>0</vt:i4>
      </vt:variant>
      <vt:variant>
        <vt:i4>5</vt:i4>
      </vt:variant>
      <vt:variant>
        <vt:lpwstr/>
      </vt:variant>
      <vt:variant>
        <vt:lpwstr>_Toc183727734</vt:lpwstr>
      </vt:variant>
      <vt:variant>
        <vt:i4>1835063</vt:i4>
      </vt:variant>
      <vt:variant>
        <vt:i4>188</vt:i4>
      </vt:variant>
      <vt:variant>
        <vt:i4>0</vt:i4>
      </vt:variant>
      <vt:variant>
        <vt:i4>5</vt:i4>
      </vt:variant>
      <vt:variant>
        <vt:lpwstr/>
      </vt:variant>
      <vt:variant>
        <vt:lpwstr>_Toc183727733</vt:lpwstr>
      </vt:variant>
      <vt:variant>
        <vt:i4>1835063</vt:i4>
      </vt:variant>
      <vt:variant>
        <vt:i4>182</vt:i4>
      </vt:variant>
      <vt:variant>
        <vt:i4>0</vt:i4>
      </vt:variant>
      <vt:variant>
        <vt:i4>5</vt:i4>
      </vt:variant>
      <vt:variant>
        <vt:lpwstr/>
      </vt:variant>
      <vt:variant>
        <vt:lpwstr>_Toc183727732</vt:lpwstr>
      </vt:variant>
      <vt:variant>
        <vt:i4>1835063</vt:i4>
      </vt:variant>
      <vt:variant>
        <vt:i4>176</vt:i4>
      </vt:variant>
      <vt:variant>
        <vt:i4>0</vt:i4>
      </vt:variant>
      <vt:variant>
        <vt:i4>5</vt:i4>
      </vt:variant>
      <vt:variant>
        <vt:lpwstr/>
      </vt:variant>
      <vt:variant>
        <vt:lpwstr>_Toc183727731</vt:lpwstr>
      </vt:variant>
      <vt:variant>
        <vt:i4>1835063</vt:i4>
      </vt:variant>
      <vt:variant>
        <vt:i4>170</vt:i4>
      </vt:variant>
      <vt:variant>
        <vt:i4>0</vt:i4>
      </vt:variant>
      <vt:variant>
        <vt:i4>5</vt:i4>
      </vt:variant>
      <vt:variant>
        <vt:lpwstr/>
      </vt:variant>
      <vt:variant>
        <vt:lpwstr>_Toc183727730</vt:lpwstr>
      </vt:variant>
      <vt:variant>
        <vt:i4>1900599</vt:i4>
      </vt:variant>
      <vt:variant>
        <vt:i4>164</vt:i4>
      </vt:variant>
      <vt:variant>
        <vt:i4>0</vt:i4>
      </vt:variant>
      <vt:variant>
        <vt:i4>5</vt:i4>
      </vt:variant>
      <vt:variant>
        <vt:lpwstr/>
      </vt:variant>
      <vt:variant>
        <vt:lpwstr>_Toc183727729</vt:lpwstr>
      </vt:variant>
      <vt:variant>
        <vt:i4>1900599</vt:i4>
      </vt:variant>
      <vt:variant>
        <vt:i4>158</vt:i4>
      </vt:variant>
      <vt:variant>
        <vt:i4>0</vt:i4>
      </vt:variant>
      <vt:variant>
        <vt:i4>5</vt:i4>
      </vt:variant>
      <vt:variant>
        <vt:lpwstr/>
      </vt:variant>
      <vt:variant>
        <vt:lpwstr>_Toc183727728</vt:lpwstr>
      </vt:variant>
      <vt:variant>
        <vt:i4>1900599</vt:i4>
      </vt:variant>
      <vt:variant>
        <vt:i4>152</vt:i4>
      </vt:variant>
      <vt:variant>
        <vt:i4>0</vt:i4>
      </vt:variant>
      <vt:variant>
        <vt:i4>5</vt:i4>
      </vt:variant>
      <vt:variant>
        <vt:lpwstr/>
      </vt:variant>
      <vt:variant>
        <vt:lpwstr>_Toc183727727</vt:lpwstr>
      </vt:variant>
      <vt:variant>
        <vt:i4>1900599</vt:i4>
      </vt:variant>
      <vt:variant>
        <vt:i4>146</vt:i4>
      </vt:variant>
      <vt:variant>
        <vt:i4>0</vt:i4>
      </vt:variant>
      <vt:variant>
        <vt:i4>5</vt:i4>
      </vt:variant>
      <vt:variant>
        <vt:lpwstr/>
      </vt:variant>
      <vt:variant>
        <vt:lpwstr>_Toc183727726</vt:lpwstr>
      </vt:variant>
      <vt:variant>
        <vt:i4>1900599</vt:i4>
      </vt:variant>
      <vt:variant>
        <vt:i4>140</vt:i4>
      </vt:variant>
      <vt:variant>
        <vt:i4>0</vt:i4>
      </vt:variant>
      <vt:variant>
        <vt:i4>5</vt:i4>
      </vt:variant>
      <vt:variant>
        <vt:lpwstr/>
      </vt:variant>
      <vt:variant>
        <vt:lpwstr>_Toc183727725</vt:lpwstr>
      </vt:variant>
      <vt:variant>
        <vt:i4>1900599</vt:i4>
      </vt:variant>
      <vt:variant>
        <vt:i4>134</vt:i4>
      </vt:variant>
      <vt:variant>
        <vt:i4>0</vt:i4>
      </vt:variant>
      <vt:variant>
        <vt:i4>5</vt:i4>
      </vt:variant>
      <vt:variant>
        <vt:lpwstr/>
      </vt:variant>
      <vt:variant>
        <vt:lpwstr>_Toc183727724</vt:lpwstr>
      </vt:variant>
      <vt:variant>
        <vt:i4>1900599</vt:i4>
      </vt:variant>
      <vt:variant>
        <vt:i4>128</vt:i4>
      </vt:variant>
      <vt:variant>
        <vt:i4>0</vt:i4>
      </vt:variant>
      <vt:variant>
        <vt:i4>5</vt:i4>
      </vt:variant>
      <vt:variant>
        <vt:lpwstr/>
      </vt:variant>
      <vt:variant>
        <vt:lpwstr>_Toc183727723</vt:lpwstr>
      </vt:variant>
      <vt:variant>
        <vt:i4>1900599</vt:i4>
      </vt:variant>
      <vt:variant>
        <vt:i4>122</vt:i4>
      </vt:variant>
      <vt:variant>
        <vt:i4>0</vt:i4>
      </vt:variant>
      <vt:variant>
        <vt:i4>5</vt:i4>
      </vt:variant>
      <vt:variant>
        <vt:lpwstr/>
      </vt:variant>
      <vt:variant>
        <vt:lpwstr>_Toc183727722</vt:lpwstr>
      </vt:variant>
      <vt:variant>
        <vt:i4>1900599</vt:i4>
      </vt:variant>
      <vt:variant>
        <vt:i4>116</vt:i4>
      </vt:variant>
      <vt:variant>
        <vt:i4>0</vt:i4>
      </vt:variant>
      <vt:variant>
        <vt:i4>5</vt:i4>
      </vt:variant>
      <vt:variant>
        <vt:lpwstr/>
      </vt:variant>
      <vt:variant>
        <vt:lpwstr>_Toc183727721</vt:lpwstr>
      </vt:variant>
      <vt:variant>
        <vt:i4>1900599</vt:i4>
      </vt:variant>
      <vt:variant>
        <vt:i4>110</vt:i4>
      </vt:variant>
      <vt:variant>
        <vt:i4>0</vt:i4>
      </vt:variant>
      <vt:variant>
        <vt:i4>5</vt:i4>
      </vt:variant>
      <vt:variant>
        <vt:lpwstr/>
      </vt:variant>
      <vt:variant>
        <vt:lpwstr>_Toc183727720</vt:lpwstr>
      </vt:variant>
      <vt:variant>
        <vt:i4>1966135</vt:i4>
      </vt:variant>
      <vt:variant>
        <vt:i4>104</vt:i4>
      </vt:variant>
      <vt:variant>
        <vt:i4>0</vt:i4>
      </vt:variant>
      <vt:variant>
        <vt:i4>5</vt:i4>
      </vt:variant>
      <vt:variant>
        <vt:lpwstr/>
      </vt:variant>
      <vt:variant>
        <vt:lpwstr>_Toc183727719</vt:lpwstr>
      </vt:variant>
      <vt:variant>
        <vt:i4>1966135</vt:i4>
      </vt:variant>
      <vt:variant>
        <vt:i4>98</vt:i4>
      </vt:variant>
      <vt:variant>
        <vt:i4>0</vt:i4>
      </vt:variant>
      <vt:variant>
        <vt:i4>5</vt:i4>
      </vt:variant>
      <vt:variant>
        <vt:lpwstr/>
      </vt:variant>
      <vt:variant>
        <vt:lpwstr>_Toc183727718</vt:lpwstr>
      </vt:variant>
      <vt:variant>
        <vt:i4>1966135</vt:i4>
      </vt:variant>
      <vt:variant>
        <vt:i4>92</vt:i4>
      </vt:variant>
      <vt:variant>
        <vt:i4>0</vt:i4>
      </vt:variant>
      <vt:variant>
        <vt:i4>5</vt:i4>
      </vt:variant>
      <vt:variant>
        <vt:lpwstr/>
      </vt:variant>
      <vt:variant>
        <vt:lpwstr>_Toc183727717</vt:lpwstr>
      </vt:variant>
      <vt:variant>
        <vt:i4>1966135</vt:i4>
      </vt:variant>
      <vt:variant>
        <vt:i4>86</vt:i4>
      </vt:variant>
      <vt:variant>
        <vt:i4>0</vt:i4>
      </vt:variant>
      <vt:variant>
        <vt:i4>5</vt:i4>
      </vt:variant>
      <vt:variant>
        <vt:lpwstr/>
      </vt:variant>
      <vt:variant>
        <vt:lpwstr>_Toc183727716</vt:lpwstr>
      </vt:variant>
      <vt:variant>
        <vt:i4>1966135</vt:i4>
      </vt:variant>
      <vt:variant>
        <vt:i4>80</vt:i4>
      </vt:variant>
      <vt:variant>
        <vt:i4>0</vt:i4>
      </vt:variant>
      <vt:variant>
        <vt:i4>5</vt:i4>
      </vt:variant>
      <vt:variant>
        <vt:lpwstr/>
      </vt:variant>
      <vt:variant>
        <vt:lpwstr>_Toc183727715</vt:lpwstr>
      </vt:variant>
      <vt:variant>
        <vt:i4>1966135</vt:i4>
      </vt:variant>
      <vt:variant>
        <vt:i4>74</vt:i4>
      </vt:variant>
      <vt:variant>
        <vt:i4>0</vt:i4>
      </vt:variant>
      <vt:variant>
        <vt:i4>5</vt:i4>
      </vt:variant>
      <vt:variant>
        <vt:lpwstr/>
      </vt:variant>
      <vt:variant>
        <vt:lpwstr>_Toc183727714</vt:lpwstr>
      </vt:variant>
      <vt:variant>
        <vt:i4>1966135</vt:i4>
      </vt:variant>
      <vt:variant>
        <vt:i4>68</vt:i4>
      </vt:variant>
      <vt:variant>
        <vt:i4>0</vt:i4>
      </vt:variant>
      <vt:variant>
        <vt:i4>5</vt:i4>
      </vt:variant>
      <vt:variant>
        <vt:lpwstr/>
      </vt:variant>
      <vt:variant>
        <vt:lpwstr>_Toc183727713</vt:lpwstr>
      </vt:variant>
      <vt:variant>
        <vt:i4>1966135</vt:i4>
      </vt:variant>
      <vt:variant>
        <vt:i4>62</vt:i4>
      </vt:variant>
      <vt:variant>
        <vt:i4>0</vt:i4>
      </vt:variant>
      <vt:variant>
        <vt:i4>5</vt:i4>
      </vt:variant>
      <vt:variant>
        <vt:lpwstr/>
      </vt:variant>
      <vt:variant>
        <vt:lpwstr>_Toc183727712</vt:lpwstr>
      </vt:variant>
      <vt:variant>
        <vt:i4>1966135</vt:i4>
      </vt:variant>
      <vt:variant>
        <vt:i4>56</vt:i4>
      </vt:variant>
      <vt:variant>
        <vt:i4>0</vt:i4>
      </vt:variant>
      <vt:variant>
        <vt:i4>5</vt:i4>
      </vt:variant>
      <vt:variant>
        <vt:lpwstr/>
      </vt:variant>
      <vt:variant>
        <vt:lpwstr>_Toc183727711</vt:lpwstr>
      </vt:variant>
      <vt:variant>
        <vt:i4>1966135</vt:i4>
      </vt:variant>
      <vt:variant>
        <vt:i4>50</vt:i4>
      </vt:variant>
      <vt:variant>
        <vt:i4>0</vt:i4>
      </vt:variant>
      <vt:variant>
        <vt:i4>5</vt:i4>
      </vt:variant>
      <vt:variant>
        <vt:lpwstr/>
      </vt:variant>
      <vt:variant>
        <vt:lpwstr>_Toc183727710</vt:lpwstr>
      </vt:variant>
      <vt:variant>
        <vt:i4>2031671</vt:i4>
      </vt:variant>
      <vt:variant>
        <vt:i4>44</vt:i4>
      </vt:variant>
      <vt:variant>
        <vt:i4>0</vt:i4>
      </vt:variant>
      <vt:variant>
        <vt:i4>5</vt:i4>
      </vt:variant>
      <vt:variant>
        <vt:lpwstr/>
      </vt:variant>
      <vt:variant>
        <vt:lpwstr>_Toc183727709</vt:lpwstr>
      </vt:variant>
      <vt:variant>
        <vt:i4>2031671</vt:i4>
      </vt:variant>
      <vt:variant>
        <vt:i4>38</vt:i4>
      </vt:variant>
      <vt:variant>
        <vt:i4>0</vt:i4>
      </vt:variant>
      <vt:variant>
        <vt:i4>5</vt:i4>
      </vt:variant>
      <vt:variant>
        <vt:lpwstr/>
      </vt:variant>
      <vt:variant>
        <vt:lpwstr>_Toc183727708</vt:lpwstr>
      </vt:variant>
      <vt:variant>
        <vt:i4>2031671</vt:i4>
      </vt:variant>
      <vt:variant>
        <vt:i4>32</vt:i4>
      </vt:variant>
      <vt:variant>
        <vt:i4>0</vt:i4>
      </vt:variant>
      <vt:variant>
        <vt:i4>5</vt:i4>
      </vt:variant>
      <vt:variant>
        <vt:lpwstr/>
      </vt:variant>
      <vt:variant>
        <vt:lpwstr>_Toc183727707</vt:lpwstr>
      </vt:variant>
      <vt:variant>
        <vt:i4>2031671</vt:i4>
      </vt:variant>
      <vt:variant>
        <vt:i4>26</vt:i4>
      </vt:variant>
      <vt:variant>
        <vt:i4>0</vt:i4>
      </vt:variant>
      <vt:variant>
        <vt:i4>5</vt:i4>
      </vt:variant>
      <vt:variant>
        <vt:lpwstr/>
      </vt:variant>
      <vt:variant>
        <vt:lpwstr>_Toc183727706</vt:lpwstr>
      </vt:variant>
      <vt:variant>
        <vt:i4>2031671</vt:i4>
      </vt:variant>
      <vt:variant>
        <vt:i4>20</vt:i4>
      </vt:variant>
      <vt:variant>
        <vt:i4>0</vt:i4>
      </vt:variant>
      <vt:variant>
        <vt:i4>5</vt:i4>
      </vt:variant>
      <vt:variant>
        <vt:lpwstr/>
      </vt:variant>
      <vt:variant>
        <vt:lpwstr>_Toc183727705</vt:lpwstr>
      </vt:variant>
      <vt:variant>
        <vt:i4>2031671</vt:i4>
      </vt:variant>
      <vt:variant>
        <vt:i4>14</vt:i4>
      </vt:variant>
      <vt:variant>
        <vt:i4>0</vt:i4>
      </vt:variant>
      <vt:variant>
        <vt:i4>5</vt:i4>
      </vt:variant>
      <vt:variant>
        <vt:lpwstr/>
      </vt:variant>
      <vt:variant>
        <vt:lpwstr>_Toc183727704</vt:lpwstr>
      </vt:variant>
      <vt:variant>
        <vt:i4>2031671</vt:i4>
      </vt:variant>
      <vt:variant>
        <vt:i4>8</vt:i4>
      </vt:variant>
      <vt:variant>
        <vt:i4>0</vt:i4>
      </vt:variant>
      <vt:variant>
        <vt:i4>5</vt:i4>
      </vt:variant>
      <vt:variant>
        <vt:lpwstr/>
      </vt:variant>
      <vt:variant>
        <vt:lpwstr>_Toc183727703</vt:lpwstr>
      </vt:variant>
      <vt:variant>
        <vt:i4>2031671</vt:i4>
      </vt:variant>
      <vt:variant>
        <vt:i4>2</vt:i4>
      </vt:variant>
      <vt:variant>
        <vt:i4>0</vt:i4>
      </vt:variant>
      <vt:variant>
        <vt:i4>5</vt:i4>
      </vt:variant>
      <vt:variant>
        <vt:lpwstr/>
      </vt:variant>
      <vt:variant>
        <vt:lpwstr>_Toc183727702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FRIRENT 友租</dc:title>
  <dc:subject>内地来港留学生新型租房平台计划书</dc:subject>
  <dc:creator>CHAI, Wenchang [Student]</dc:creator>
  <cp:keywords/>
  <dc:description/>
  <cp:lastModifiedBy>LIANG, Shanshan [CLC]</cp:lastModifiedBy>
  <cp:revision>7</cp:revision>
  <dcterms:created xsi:type="dcterms:W3CDTF">2024-11-28T15:21:00Z</dcterms:created>
  <dcterms:modified xsi:type="dcterms:W3CDTF">2024-12-04T12:50:00Z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0x010100F35077151FF66D4AAC61AA2C7F7CC990</vt:lpwstr>
  </property>
</Properties>
</file>